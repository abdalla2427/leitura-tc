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59BC" w:rsidRDefault="00822802">
      <w:pPr>
        <w:jc w:val="center"/>
      </w:pPr>
      <w:r>
        <w:rPr>
          <w:rFonts w:ascii="Calibri" w:hAnsi="Calibri" w:cs="Calibri"/>
          <w:b/>
          <w:sz w:val="24"/>
          <w:szCs w:val="24"/>
        </w:rPr>
        <w:t xml:space="preserve">Programa Institucional de Bolsas de Iniciação Científica – PIBIC </w:t>
      </w:r>
    </w:p>
    <w:p w:rsidR="00B959BC" w:rsidRDefault="00822802">
      <w:pPr>
        <w:jc w:val="center"/>
      </w:pPr>
      <w:r>
        <w:rPr>
          <w:rFonts w:ascii="Calibri" w:hAnsi="Calibri" w:cs="Calibri"/>
          <w:b/>
          <w:sz w:val="24"/>
          <w:szCs w:val="24"/>
        </w:rPr>
        <w:t>RELATÓRIO PARCIAL</w:t>
      </w:r>
    </w:p>
    <w:p w:rsidR="00B959BC" w:rsidRDefault="00B959BC">
      <w:pPr>
        <w:rPr>
          <w:rFonts w:ascii="Calibri" w:hAnsi="Calibri" w:cs="Calibri"/>
          <w:b/>
          <w:sz w:val="24"/>
          <w:szCs w:val="24"/>
        </w:rPr>
      </w:pPr>
    </w:p>
    <w:p w:rsidR="00B959BC" w:rsidDel="003E3798" w:rsidRDefault="000C312D">
      <w:pPr>
        <w:rPr>
          <w:del w:id="0" w:author="Lucas Abdalla Menezes" w:date="2020-03-08T19:28:00Z"/>
          <w:rFonts w:ascii="Calibri" w:hAnsi="Calibri" w:cs="Calibri"/>
          <w:b/>
          <w:sz w:val="24"/>
          <w:szCs w:val="24"/>
        </w:rPr>
      </w:pPr>
      <w:r>
        <w:rPr>
          <w:noProof/>
          <w:lang w:eastAsia="pt-BR"/>
        </w:rPr>
        <mc:AlternateContent>
          <mc:Choice Requires="wps">
            <w:drawing>
              <wp:anchor distT="0" distB="0" distL="114935" distR="114935" simplePos="0" relativeHeight="50" behindDoc="0" locked="0" layoutInCell="1" allowOverlap="1" wp14:anchorId="0BC17374" wp14:editId="1776D07B">
                <wp:simplePos x="0" y="0"/>
                <wp:positionH relativeFrom="column">
                  <wp:posOffset>-107840</wp:posOffset>
                </wp:positionH>
                <wp:positionV relativeFrom="paragraph">
                  <wp:posOffset>169517</wp:posOffset>
                </wp:positionV>
                <wp:extent cx="6518275" cy="1741336"/>
                <wp:effectExtent l="0" t="0" r="15875" b="11430"/>
                <wp:wrapNone/>
                <wp:docPr id="1" name="Quadro1"/>
                <wp:cNvGraphicFramePr/>
                <a:graphic xmlns:a="http://schemas.openxmlformats.org/drawingml/2006/main">
                  <a:graphicData uri="http://schemas.microsoft.com/office/word/2010/wordprocessingShape">
                    <wps:wsp>
                      <wps:cNvSpPr txBox="1"/>
                      <wps:spPr>
                        <a:xfrm>
                          <a:off x="0" y="0"/>
                          <a:ext cx="6518275" cy="1741336"/>
                        </a:xfrm>
                        <a:prstGeom prst="rect">
                          <a:avLst/>
                        </a:prstGeom>
                        <a:solidFill>
                          <a:srgbClr val="FFFFFF"/>
                        </a:solidFill>
                        <a:ln w="9525">
                          <a:solidFill>
                            <a:srgbClr val="272727"/>
                          </a:solidFill>
                        </a:ln>
                      </wps:spPr>
                      <wps:txbx>
                        <w:txbxContent>
                          <w:p w:rsidR="0025640B" w:rsidRDefault="0025640B">
                            <w:pPr>
                              <w:pBdr>
                                <w:bottom w:val="single" w:sz="12" w:space="1" w:color="000000"/>
                              </w:pBdr>
                              <w:shd w:val="clear" w:color="auto" w:fill="D9D9D9"/>
                              <w:jc w:val="center"/>
                              <w:rPr>
                                <w:rFonts w:ascii="Calibri" w:hAnsi="Calibri" w:cs="Calibri"/>
                              </w:rPr>
                            </w:pPr>
                            <w:r>
                              <w:rPr>
                                <w:rFonts w:ascii="Calibri" w:hAnsi="Calibri" w:cs="Calibri"/>
                              </w:rPr>
                              <w:t>IDENTIFICAÇÃO DO PROJETO</w:t>
                            </w:r>
                          </w:p>
                          <w:p w:rsidR="0025640B" w:rsidRDefault="0025640B">
                            <w:pPr>
                              <w:spacing w:line="360" w:lineRule="auto"/>
                              <w:rPr>
                                <w:rFonts w:ascii="Calibri" w:hAnsi="Calibri" w:cs="Calibri"/>
                              </w:rPr>
                            </w:pPr>
                          </w:p>
                          <w:p w:rsidR="0025640B" w:rsidRPr="000C312D" w:rsidRDefault="0025640B">
                            <w:pPr>
                              <w:spacing w:line="360" w:lineRule="auto"/>
                              <w:rPr>
                                <w:sz w:val="22"/>
                                <w:szCs w:val="22"/>
                                <w:rPrChange w:id="1" w:author="Lucas Abdalla Menezes" w:date="2020-03-08T19:29:00Z">
                                  <w:rPr>
                                    <w:rFonts w:ascii="Calibri" w:hAnsi="Calibri" w:cs="Calibri"/>
                                  </w:rPr>
                                </w:rPrChange>
                              </w:rPr>
                            </w:pPr>
                            <w:r>
                              <w:rPr>
                                <w:rFonts w:ascii="Calibri" w:hAnsi="Calibri" w:cs="Calibri"/>
                              </w:rPr>
                              <w:t>Título do Projeto</w:t>
                            </w:r>
                            <w:del w:id="2" w:author="Lucas Abdalla Menezes" w:date="2020-03-08T19:29:00Z">
                              <w:r w:rsidDel="000C312D">
                                <w:rPr>
                                  <w:rFonts w:ascii="Calibri" w:hAnsi="Calibri" w:cs="Calibri"/>
                                </w:rPr>
                                <w:delText>:_</w:delText>
                              </w:r>
                              <w:r w:rsidRPr="000C312D" w:rsidDel="000C312D">
                                <w:rPr>
                                  <w:rFonts w:ascii="Calibri" w:hAnsi="Calibri" w:cs="Calibri"/>
                                  <w:u w:val="single"/>
                                  <w:rPrChange w:id="3" w:author="Lucas Abdalla Menezes" w:date="2020-03-08T19:29:00Z">
                                    <w:rPr>
                                      <w:rFonts w:ascii="Calibri" w:hAnsi="Calibri" w:cs="Calibri"/>
                                    </w:rPr>
                                  </w:rPrChange>
                                </w:rPr>
                                <w:delText>______________________</w:delText>
                              </w:r>
                              <w:r w:rsidDel="000C312D">
                                <w:rPr>
                                  <w:rFonts w:ascii="Calibri" w:hAnsi="Calibri" w:cs="Calibri"/>
                                </w:rPr>
                                <w:delText xml:space="preserve">______________________________________________________________                        </w:delText>
                              </w:r>
                            </w:del>
                            <w:ins w:id="4" w:author="Lucas Abdalla Menezes" w:date="2020-03-08T19:29:00Z">
                              <w:r w:rsidR="000C312D">
                                <w:rPr>
                                  <w:rFonts w:ascii="Calibri" w:hAnsi="Calibri" w:cs="Calibri"/>
                                </w:rPr>
                                <w:t>:_</w:t>
                              </w:r>
                              <w:r w:rsidR="000C312D">
                                <w:rPr>
                                  <w:rFonts w:ascii="Calibri" w:hAnsi="Calibri" w:cs="Calibri"/>
                                </w:rPr>
                                <w:t>_</w:t>
                              </w:r>
                              <w:r w:rsidR="000C312D">
                                <w:rPr>
                                  <w:bCs/>
                                  <w:sz w:val="22"/>
                                  <w:szCs w:val="22"/>
                                  <w:u w:val="single"/>
                                </w:rPr>
                                <w:t xml:space="preserve"> </w:t>
                              </w:r>
                              <w:r w:rsidR="000C312D" w:rsidRPr="000C312D">
                                <w:rPr>
                                  <w:bCs/>
                                  <w:sz w:val="22"/>
                                  <w:szCs w:val="22"/>
                                  <w:u w:val="single"/>
                                  <w:rPrChange w:id="5" w:author="Lucas Abdalla Menezes" w:date="2020-03-08T19:29:00Z">
                                    <w:rPr>
                                      <w:bCs/>
                                      <w:sz w:val="22"/>
                                      <w:szCs w:val="22"/>
                                      <w:u w:val="single"/>
                                    </w:rPr>
                                  </w:rPrChange>
                                </w:rPr>
                                <w:t>Automação De Sistemas Elétricos De Potência Com Dispositivos Eletrônicos Inteligentes</w:t>
                              </w:r>
                              <w:r w:rsidR="000C312D">
                                <w:rPr>
                                  <w:rFonts w:ascii="Calibri" w:hAnsi="Calibri" w:cs="Calibri"/>
                                </w:rPr>
                                <w:t xml:space="preserve">__                    </w:t>
                              </w:r>
                            </w:ins>
                          </w:p>
                          <w:p w:rsidR="0098574B" w:rsidRDefault="0025640B">
                            <w:pPr>
                              <w:spacing w:line="360" w:lineRule="auto"/>
                              <w:rPr>
                                <w:ins w:id="6" w:author="Lucas Abdalla Menezes" w:date="2020-03-08T19:15:00Z"/>
                                <w:rFonts w:ascii="Calibri" w:hAnsi="Calibri" w:cs="Calibri"/>
                              </w:rPr>
                            </w:pPr>
                            <w:r>
                              <w:rPr>
                                <w:rFonts w:ascii="Calibri" w:hAnsi="Calibri" w:cs="Calibri"/>
                              </w:rPr>
                              <w:t>Local de Realização (Unidade/Instituto/Departamento/Laborat</w:t>
                            </w:r>
                            <w:ins w:id="7" w:author="Lucas Abdalla Menezes" w:date="2020-03-08T19:42:00Z">
                              <w:r w:rsidR="003756A2">
                                <w:rPr>
                                  <w:rFonts w:ascii="Calibri" w:hAnsi="Calibri" w:cs="Calibri"/>
                                </w:rPr>
                                <w:t>ó</w:t>
                              </w:r>
                            </w:ins>
                            <w:del w:id="8" w:author="Lucas Abdalla Menezes" w:date="2020-03-08T19:42:00Z">
                              <w:r w:rsidDel="003756A2">
                                <w:rPr>
                                  <w:rFonts w:ascii="Calibri" w:hAnsi="Calibri" w:cs="Calibri"/>
                                </w:rPr>
                                <w:delText>o</w:delText>
                              </w:r>
                            </w:del>
                            <w:r>
                              <w:rPr>
                                <w:rFonts w:ascii="Calibri" w:hAnsi="Calibri" w:cs="Calibri"/>
                              </w:rPr>
                              <w:t>rio</w:t>
                            </w:r>
                            <w:del w:id="9" w:author="Lucas Abdalla Menezes" w:date="2020-03-08T19:30:00Z">
                              <w:r w:rsidRPr="000C312D" w:rsidDel="000C312D">
                                <w:rPr>
                                  <w:rFonts w:ascii="Calibri" w:hAnsi="Calibri" w:cs="Calibri"/>
                                  <w:u w:val="single"/>
                                  <w:rPrChange w:id="10" w:author="Lucas Abdalla Menezes" w:date="2020-03-08T19:30:00Z">
                                    <w:rPr>
                                      <w:rFonts w:ascii="Calibri" w:hAnsi="Calibri" w:cs="Calibri"/>
                                    </w:rPr>
                                  </w:rPrChange>
                                </w:rPr>
                                <w:delText>):___________________________________________ ______________________________________________________</w:delText>
                              </w:r>
                            </w:del>
                            <w:ins w:id="11" w:author="Lucas Abdalla Menezes" w:date="2020-03-08T19:30:00Z">
                              <w:r w:rsidR="000C312D">
                                <w:rPr>
                                  <w:rFonts w:ascii="Calibri" w:hAnsi="Calibri" w:cs="Calibri"/>
                                  <w:u w:val="single"/>
                                </w:rPr>
                                <w:t xml:space="preserve">): </w:t>
                              </w:r>
                            </w:ins>
                            <w:ins w:id="12" w:author="Lucas Abdalla Menezes" w:date="2020-03-08T19:31:00Z">
                              <w:r w:rsidR="000C312D">
                                <w:rPr>
                                  <w:rFonts w:ascii="Calibri" w:hAnsi="Calibri" w:cs="Calibri"/>
                                  <w:u w:val="single"/>
                                </w:rPr>
                                <w:t xml:space="preserve">Escola de Engenharia / Universidade Federal </w:t>
                              </w:r>
                            </w:ins>
                            <w:ins w:id="13" w:author="Lucas Abdalla Menezes" w:date="2020-03-08T19:32:00Z">
                              <w:r w:rsidR="000C312D">
                                <w:rPr>
                                  <w:rFonts w:ascii="Calibri" w:hAnsi="Calibri" w:cs="Calibri"/>
                                  <w:u w:val="single"/>
                                </w:rPr>
                                <w:t>Fluminense</w:t>
                              </w:r>
                            </w:ins>
                            <w:ins w:id="14" w:author="Lucas Abdalla Menezes" w:date="2020-03-08T19:30:00Z">
                              <w:r w:rsidR="000C312D">
                                <w:rPr>
                                  <w:rFonts w:ascii="Calibri" w:hAnsi="Calibri" w:cs="Calibri"/>
                                  <w:u w:val="single"/>
                                </w:rPr>
                                <w:t xml:space="preserve"> </w:t>
                              </w:r>
                            </w:ins>
                            <w:ins w:id="15" w:author="Lucas Abdalla Menezes" w:date="2020-03-08T19:32:00Z">
                              <w:r w:rsidR="000C312D">
                                <w:rPr>
                                  <w:rFonts w:ascii="Calibri" w:hAnsi="Calibri" w:cs="Calibri"/>
                                  <w:u w:val="single"/>
                                </w:rPr>
                                <w:t>/ Departamento de Engenharia Elétrica</w:t>
                              </w:r>
                            </w:ins>
                            <w:ins w:id="16" w:author="Lucas Abdalla Menezes" w:date="2020-03-08T19:42:00Z">
                              <w:r w:rsidR="00554771">
                                <w:rPr>
                                  <w:rFonts w:ascii="Calibri" w:hAnsi="Calibri" w:cs="Calibri"/>
                                  <w:u w:val="single"/>
                                </w:rPr>
                                <w:t xml:space="preserve"> / </w:t>
                              </w:r>
                              <w:r w:rsidR="00554771">
                                <w:rPr>
                                  <w:rFonts w:ascii="Calibri" w:hAnsi="Calibri" w:cs="Calibri"/>
                                  <w:u w:val="single"/>
                                </w:rPr>
                                <w:t xml:space="preserve">Laboratório de </w:t>
                              </w:r>
                              <w:proofErr w:type="gramStart"/>
                              <w:r w:rsidR="00554771">
                                <w:rPr>
                                  <w:rFonts w:ascii="Calibri" w:hAnsi="Calibri" w:cs="Calibri"/>
                                  <w:u w:val="single"/>
                                </w:rPr>
                                <w:t xml:space="preserve">Eletrônica  </w:t>
                              </w:r>
                            </w:ins>
                            <w:ins w:id="17" w:author="Lucas Abdalla Menezes" w:date="2020-03-08T19:43:00Z">
                              <w:r w:rsidR="00DE0A21">
                                <w:rPr>
                                  <w:rFonts w:ascii="Calibri" w:hAnsi="Calibri" w:cs="Calibri"/>
                                  <w:u w:val="single"/>
                                </w:rPr>
                                <w:t>_</w:t>
                              </w:r>
                              <w:proofErr w:type="gramEnd"/>
                              <w:r w:rsidR="00DE0A21">
                                <w:rPr>
                                  <w:rFonts w:ascii="Calibri" w:hAnsi="Calibri" w:cs="Calibri"/>
                                  <w:u w:val="single"/>
                                </w:rPr>
                                <w:t>_</w:t>
                              </w:r>
                            </w:ins>
                            <w:del w:id="18" w:author="Lucas Abdalla Menezes" w:date="2020-03-08T19:32:00Z">
                              <w:r w:rsidDel="000C312D">
                                <w:rPr>
                                  <w:rFonts w:ascii="Calibri" w:hAnsi="Calibri" w:cs="Calibri"/>
                                </w:rPr>
                                <w:delText>______</w:delText>
                              </w:r>
                            </w:del>
                            <w:del w:id="19" w:author="Lucas Abdalla Menezes" w:date="2020-03-08T19:42:00Z">
                              <w:r w:rsidDel="00554771">
                                <w:rPr>
                                  <w:rFonts w:ascii="Calibri" w:hAnsi="Calibri" w:cs="Calibri"/>
                                </w:rPr>
                                <w:delText>_________</w:delText>
                              </w:r>
                            </w:del>
                            <w:ins w:id="20" w:author="Lucas Abdalla Menezes" w:date="2020-03-08T19:42:00Z">
                              <w:r w:rsidR="00554771">
                                <w:rPr>
                                  <w:rFonts w:ascii="Calibri" w:hAnsi="Calibri" w:cs="Calibri"/>
                                </w:rPr>
                                <w:t>_</w:t>
                              </w:r>
                            </w:ins>
                            <w:r>
                              <w:rPr>
                                <w:rFonts w:ascii="Calibri" w:hAnsi="Calibri" w:cs="Calibri"/>
                              </w:rPr>
                              <w:t xml:space="preserve">______________________________ </w:t>
                            </w:r>
                            <w:del w:id="21" w:author="Lucas Abdalla Menezes" w:date="2020-03-08T19:43:00Z">
                              <w:r w:rsidDel="000A5949">
                                <w:rPr>
                                  <w:rFonts w:ascii="Calibri" w:hAnsi="Calibri" w:cs="Calibri"/>
                                </w:rPr>
                                <w:delText>___________________________________________________________________________________________________</w:delText>
                              </w:r>
                            </w:del>
                          </w:p>
                          <w:p w:rsidR="0025640B" w:rsidRDefault="0025640B">
                            <w:pPr>
                              <w:spacing w:line="360" w:lineRule="auto"/>
                              <w:rPr>
                                <w:rFonts w:ascii="Calibri" w:hAnsi="Calibri" w:cs="Calibri"/>
                              </w:rPr>
                            </w:pPr>
                            <w:r>
                              <w:rPr>
                                <w:rFonts w:ascii="Calibri" w:hAnsi="Calibri" w:cs="Calibri"/>
                              </w:rPr>
                              <w:t>Endereço</w:t>
                            </w:r>
                            <w:del w:id="22" w:author="Lucas Abdalla Menezes" w:date="2020-03-08T19:33:00Z">
                              <w:r w:rsidDel="000C312D">
                                <w:rPr>
                                  <w:rFonts w:ascii="Calibri" w:hAnsi="Calibri" w:cs="Calibri"/>
                                </w:rPr>
                                <w:delText>:_</w:delText>
                              </w:r>
                              <w:r w:rsidRPr="000C312D" w:rsidDel="000C312D">
                                <w:rPr>
                                  <w:rFonts w:ascii="Calibri" w:hAnsi="Calibri" w:cs="Calibri"/>
                                  <w:u w:val="single"/>
                                  <w:rPrChange w:id="23" w:author="Lucas Abdalla Menezes" w:date="2020-03-08T19:33:00Z">
                                    <w:rPr>
                                      <w:rFonts w:ascii="Calibri" w:hAnsi="Calibri" w:cs="Calibri"/>
                                    </w:rPr>
                                  </w:rPrChange>
                                </w:rPr>
                                <w:delText>____________________________________</w:delText>
                              </w:r>
                              <w:r w:rsidDel="000C312D">
                                <w:rPr>
                                  <w:rFonts w:ascii="Calibri" w:hAnsi="Calibri" w:cs="Calibri"/>
                                </w:rPr>
                                <w:delText>______________________________________________________</w:delText>
                              </w:r>
                            </w:del>
                            <w:ins w:id="24" w:author="Lucas Abdalla Menezes" w:date="2020-03-08T19:33:00Z">
                              <w:r w:rsidR="000C312D">
                                <w:rPr>
                                  <w:rFonts w:ascii="Calibri" w:hAnsi="Calibri" w:cs="Calibri"/>
                                </w:rPr>
                                <w:t>:</w:t>
                              </w:r>
                              <w:r w:rsidR="000C312D">
                                <w:rPr>
                                  <w:rFonts w:ascii="Calibri" w:hAnsi="Calibri" w:cs="Calibri"/>
                                  <w:u w:val="single"/>
                                </w:rPr>
                                <w:t xml:space="preserve"> Rua Passo da Pátria, 156 – Bloco E, Sala 420</w:t>
                              </w:r>
                            </w:ins>
                            <w:ins w:id="25" w:author="Lucas Abdalla Menezes" w:date="2020-03-08T19:34:00Z">
                              <w:r w:rsidR="000C312D">
                                <w:rPr>
                                  <w:rFonts w:ascii="Calibri" w:hAnsi="Calibri" w:cs="Calibri"/>
                                  <w:u w:val="single"/>
                                </w:rPr>
                                <w:t>_</w:t>
                              </w:r>
                            </w:ins>
                            <w:ins w:id="26" w:author="Lucas Abdalla Menezes" w:date="2020-03-08T19:33:00Z">
                              <w:r w:rsidR="000C312D">
                                <w:rPr>
                                  <w:rFonts w:ascii="Calibri" w:hAnsi="Calibri" w:cs="Calibri"/>
                                </w:rPr>
                                <w:t>______________________________________________________</w:t>
                              </w:r>
                            </w:ins>
                          </w:p>
                          <w:p w:rsidR="0025640B" w:rsidRDefault="0025640B">
                            <w:pPr>
                              <w:spacing w:line="360" w:lineRule="auto"/>
                              <w:rPr>
                                <w:rFonts w:ascii="Calibri" w:hAnsi="Calibri" w:cs="Calibri"/>
                              </w:rPr>
                            </w:pPr>
                            <w:r>
                              <w:rPr>
                                <w:rFonts w:ascii="Calibri" w:hAnsi="Calibri" w:cs="Calibri"/>
                              </w:rPr>
                              <w:t>Bairro</w:t>
                            </w:r>
                            <w:del w:id="27" w:author="Lucas Abdalla Menezes" w:date="2020-03-08T19:34:00Z">
                              <w:r w:rsidDel="000C312D">
                                <w:rPr>
                                  <w:rFonts w:ascii="Calibri" w:hAnsi="Calibri" w:cs="Calibri"/>
                                </w:rPr>
                                <w:delText>:</w:delText>
                              </w:r>
                              <w:r w:rsidRPr="000C312D" w:rsidDel="000C312D">
                                <w:rPr>
                                  <w:rFonts w:ascii="Calibri" w:hAnsi="Calibri" w:cs="Calibri"/>
                                  <w:u w:val="single"/>
                                  <w:rPrChange w:id="28" w:author="Lucas Abdalla Menezes" w:date="2020-03-08T19:34:00Z">
                                    <w:rPr>
                                      <w:rFonts w:ascii="Calibri" w:hAnsi="Calibri" w:cs="Calibri"/>
                                    </w:rPr>
                                  </w:rPrChange>
                                </w:rPr>
                                <w:delText>______________</w:delText>
                              </w:r>
                              <w:r w:rsidDel="000C312D">
                                <w:rPr>
                                  <w:rFonts w:ascii="Calibri" w:hAnsi="Calibri" w:cs="Calibri"/>
                                </w:rPr>
                                <w:delText>________________</w:delText>
                              </w:r>
                            </w:del>
                            <w:ins w:id="29" w:author="Lucas Abdalla Menezes" w:date="2020-03-08T19:34:00Z">
                              <w:r w:rsidR="000C312D">
                                <w:rPr>
                                  <w:rFonts w:ascii="Calibri" w:hAnsi="Calibri" w:cs="Calibri"/>
                                </w:rPr>
                                <w:t>:</w:t>
                              </w:r>
                              <w:r w:rsidR="0070725A">
                                <w:rPr>
                                  <w:rFonts w:ascii="Calibri" w:hAnsi="Calibri" w:cs="Calibri"/>
                                  <w:u w:val="single"/>
                                </w:rPr>
                                <w:t xml:space="preserve"> São Domingos</w:t>
                              </w:r>
                              <w:r w:rsidR="000C312D">
                                <w:rPr>
                                  <w:rFonts w:ascii="Calibri" w:hAnsi="Calibri" w:cs="Calibri"/>
                                </w:rPr>
                                <w:t xml:space="preserve">________________ </w:t>
                              </w:r>
                            </w:ins>
                            <w:r>
                              <w:rPr>
                                <w:rFonts w:ascii="Calibri" w:hAnsi="Calibri" w:cs="Calibri"/>
                              </w:rPr>
                              <w:t>Cidade</w:t>
                            </w:r>
                            <w:del w:id="30" w:author="Lucas Abdalla Menezes" w:date="2020-03-08T19:34:00Z">
                              <w:r w:rsidDel="000C312D">
                                <w:rPr>
                                  <w:rFonts w:ascii="Calibri" w:hAnsi="Calibri" w:cs="Calibri"/>
                                </w:rPr>
                                <w:delText xml:space="preserve">:____________________ </w:delText>
                              </w:r>
                            </w:del>
                            <w:ins w:id="31" w:author="Lucas Abdalla Menezes" w:date="2020-03-08T19:34:00Z">
                              <w:r w:rsidR="000C312D">
                                <w:rPr>
                                  <w:rFonts w:ascii="Calibri" w:hAnsi="Calibri" w:cs="Calibri"/>
                                </w:rPr>
                                <w:t>:</w:t>
                              </w:r>
                              <w:r w:rsidR="000C312D">
                                <w:rPr>
                                  <w:rFonts w:ascii="Calibri" w:hAnsi="Calibri" w:cs="Calibri"/>
                                  <w:u w:val="single"/>
                                </w:rPr>
                                <w:t xml:space="preserve">  Niterói</w:t>
                              </w:r>
                              <w:r w:rsidR="000C312D">
                                <w:rPr>
                                  <w:rFonts w:ascii="Calibri" w:hAnsi="Calibri" w:cs="Calibri"/>
                                </w:rPr>
                                <w:t>___________</w:t>
                              </w:r>
                              <w:r w:rsidR="000C312D">
                                <w:rPr>
                                  <w:rFonts w:ascii="Calibri" w:hAnsi="Calibri" w:cs="Calibri"/>
                                  <w:u w:val="single"/>
                                </w:rPr>
                                <w:t xml:space="preserve"> </w:t>
                              </w:r>
                            </w:ins>
                            <w:r>
                              <w:rPr>
                                <w:rFonts w:ascii="Calibri" w:hAnsi="Calibri" w:cs="Calibri"/>
                              </w:rPr>
                              <w:t>__UF</w:t>
                            </w:r>
                            <w:del w:id="32" w:author="Lucas Abdalla Menezes" w:date="2020-03-08T19:34:00Z">
                              <w:r w:rsidDel="000C312D">
                                <w:rPr>
                                  <w:rFonts w:ascii="Calibri" w:hAnsi="Calibri" w:cs="Calibri"/>
                                </w:rPr>
                                <w:delText>:_______</w:delText>
                              </w:r>
                            </w:del>
                            <w:ins w:id="33" w:author="Lucas Abdalla Menezes" w:date="2020-03-08T19:34:00Z">
                              <w:r w:rsidR="000C312D">
                                <w:rPr>
                                  <w:rFonts w:ascii="Calibri" w:hAnsi="Calibri" w:cs="Calibri"/>
                                </w:rPr>
                                <w:t>:_</w:t>
                              </w:r>
                              <w:r w:rsidR="000C312D" w:rsidRPr="000C312D">
                                <w:rPr>
                                  <w:rFonts w:ascii="Calibri" w:hAnsi="Calibri" w:cs="Calibri"/>
                                  <w:u w:val="single"/>
                                  <w:rPrChange w:id="34" w:author="Lucas Abdalla Menezes" w:date="2020-03-08T19:34:00Z">
                                    <w:rPr>
                                      <w:rFonts w:ascii="Calibri" w:hAnsi="Calibri" w:cs="Calibri"/>
                                    </w:rPr>
                                  </w:rPrChange>
                                </w:rPr>
                                <w:t>RJ</w:t>
                              </w:r>
                              <w:r w:rsidR="000C312D">
                                <w:rPr>
                                  <w:rFonts w:ascii="Calibri" w:hAnsi="Calibri" w:cs="Calibri"/>
                                </w:rPr>
                                <w:t>__</w:t>
                              </w:r>
                              <w:r w:rsidR="000C312D">
                                <w:rPr>
                                  <w:rFonts w:ascii="Calibri" w:hAnsi="Calibri" w:cs="Calibri"/>
                                  <w:u w:val="single"/>
                                </w:rPr>
                                <w:t xml:space="preserve">         </w:t>
                              </w:r>
                              <w:r w:rsidR="000C312D">
                                <w:rPr>
                                  <w:rFonts w:ascii="Calibri" w:hAnsi="Calibri" w:cs="Calibri"/>
                                </w:rPr>
                                <w:t>_</w:t>
                              </w:r>
                            </w:ins>
                            <w:r>
                              <w:rPr>
                                <w:rFonts w:ascii="Calibri" w:hAnsi="Calibri" w:cs="Calibri"/>
                              </w:rPr>
                              <w:t>CEP</w:t>
                            </w:r>
                            <w:del w:id="35" w:author="Lucas Abdalla Menezes" w:date="2020-03-08T19:34:00Z">
                              <w:r w:rsidDel="000C312D">
                                <w:rPr>
                                  <w:rFonts w:ascii="Calibri" w:hAnsi="Calibri" w:cs="Calibri"/>
                                </w:rPr>
                                <w:delText>:______________________</w:delText>
                              </w:r>
                            </w:del>
                            <w:ins w:id="36" w:author="Lucas Abdalla Menezes" w:date="2020-03-08T19:34:00Z">
                              <w:r w:rsidR="000C312D">
                                <w:rPr>
                                  <w:rFonts w:ascii="Calibri" w:hAnsi="Calibri" w:cs="Calibri"/>
                                </w:rPr>
                                <w:t>:</w:t>
                              </w:r>
                              <w:r w:rsidR="000C312D">
                                <w:rPr>
                                  <w:rFonts w:ascii="Calibri" w:hAnsi="Calibri" w:cs="Calibri"/>
                                  <w:u w:val="single"/>
                                </w:rPr>
                                <w:t>24210-240</w:t>
                              </w:r>
                              <w:r w:rsidR="000C312D">
                                <w:rPr>
                                  <w:rFonts w:ascii="Calibri" w:hAnsi="Calibri" w:cs="Calibri"/>
                                </w:rPr>
                                <w:t>______________</w:t>
                              </w:r>
                            </w:ins>
                          </w:p>
                        </w:txbxContent>
                      </wps:txbx>
                      <wps:bodyPr lIns="91440" tIns="45720" rIns="91440" bIns="45720" anchor="t">
                        <a:noAutofit/>
                      </wps:bodyPr>
                    </wps:wsp>
                  </a:graphicData>
                </a:graphic>
                <wp14:sizeRelV relativeFrom="margin">
                  <wp14:pctHeight>0</wp14:pctHeight>
                </wp14:sizeRelV>
              </wp:anchor>
            </w:drawing>
          </mc:Choice>
          <mc:Fallback>
            <w:pict>
              <v:shapetype w14:anchorId="0BC17374" id="_x0000_t202" coordsize="21600,21600" o:spt="202" path="m,l,21600r21600,l21600,xe">
                <v:stroke joinstyle="miter"/>
                <v:path gradientshapeok="t" o:connecttype="rect"/>
              </v:shapetype>
              <v:shape id="Quadro1" o:spid="_x0000_s1026" type="#_x0000_t202" style="position:absolute;margin-left:-8.5pt;margin-top:13.35pt;width:513.25pt;height:137.1pt;z-index:50;visibility:visible;mso-wrap-style:square;mso-height-percent:0;mso-wrap-distance-left:9.05pt;mso-wrap-distance-top:0;mso-wrap-distance-right:9.05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" strokecolor="#272727">
                <v:textbox>
                  <w:txbxContent>
                    <w:p w:rsidR="0025640B" w:rsidRDefault="0025640B">
                      <w:pPr>
                        <w:pBdr>
                          <w:bottom w:val="single" w:sz="12" w:space="1" w:color="000000"/>
                        </w:pBdr>
                        <w:shd w:val="clear" w:color="auto" w:fill="D9D9D9"/>
                        <w:jc w:val="center"/>
                        <w:rPr>
                          <w:rFonts w:ascii="Calibri" w:hAnsi="Calibri" w:cs="Calibri"/>
                        </w:rPr>
                      </w:pPr>
                      <w:r>
                        <w:rPr>
                          <w:rFonts w:ascii="Calibri" w:hAnsi="Calibri" w:cs="Calibri"/>
                        </w:rPr>
                        <w:t>IDENTIFICAÇÃO DO PROJETO</w:t>
                      </w:r>
                    </w:p>
                    <w:p w:rsidR="0025640B" w:rsidRDefault="0025640B">
                      <w:pPr>
                        <w:spacing w:line="360" w:lineRule="auto"/>
                        <w:rPr>
                          <w:rFonts w:ascii="Calibri" w:hAnsi="Calibri" w:cs="Calibri"/>
                        </w:rPr>
                      </w:pPr>
                    </w:p>
                    <w:p w:rsidR="0025640B" w:rsidRPr="000C312D" w:rsidRDefault="0025640B">
                      <w:pPr>
                        <w:spacing w:line="360" w:lineRule="auto"/>
                        <w:rPr>
                          <w:sz w:val="22"/>
                          <w:szCs w:val="22"/>
                          <w:rPrChange w:id="37" w:author="Lucas Abdalla Menezes" w:date="2020-03-08T19:29:00Z">
                            <w:rPr>
                              <w:rFonts w:ascii="Calibri" w:hAnsi="Calibri" w:cs="Calibri"/>
                            </w:rPr>
                          </w:rPrChange>
                        </w:rPr>
                      </w:pPr>
                      <w:r>
                        <w:rPr>
                          <w:rFonts w:ascii="Calibri" w:hAnsi="Calibri" w:cs="Calibri"/>
                        </w:rPr>
                        <w:t>Título do Projeto</w:t>
                      </w:r>
                      <w:del w:id="38" w:author="Lucas Abdalla Menezes" w:date="2020-03-08T19:29:00Z">
                        <w:r w:rsidDel="000C312D">
                          <w:rPr>
                            <w:rFonts w:ascii="Calibri" w:hAnsi="Calibri" w:cs="Calibri"/>
                          </w:rPr>
                          <w:delText>:_</w:delText>
                        </w:r>
                        <w:r w:rsidRPr="000C312D" w:rsidDel="000C312D">
                          <w:rPr>
                            <w:rFonts w:ascii="Calibri" w:hAnsi="Calibri" w:cs="Calibri"/>
                            <w:u w:val="single"/>
                            <w:rPrChange w:id="39" w:author="Lucas Abdalla Menezes" w:date="2020-03-08T19:29:00Z">
                              <w:rPr>
                                <w:rFonts w:ascii="Calibri" w:hAnsi="Calibri" w:cs="Calibri"/>
                              </w:rPr>
                            </w:rPrChange>
                          </w:rPr>
                          <w:delText>______________________</w:delText>
                        </w:r>
                        <w:r w:rsidDel="000C312D">
                          <w:rPr>
                            <w:rFonts w:ascii="Calibri" w:hAnsi="Calibri" w:cs="Calibri"/>
                          </w:rPr>
                          <w:delText xml:space="preserve">______________________________________________________________                        </w:delText>
                        </w:r>
                      </w:del>
                      <w:ins w:id="40" w:author="Lucas Abdalla Menezes" w:date="2020-03-08T19:29:00Z">
                        <w:r w:rsidR="000C312D">
                          <w:rPr>
                            <w:rFonts w:ascii="Calibri" w:hAnsi="Calibri" w:cs="Calibri"/>
                          </w:rPr>
                          <w:t>:_</w:t>
                        </w:r>
                        <w:r w:rsidR="000C312D">
                          <w:rPr>
                            <w:rFonts w:ascii="Calibri" w:hAnsi="Calibri" w:cs="Calibri"/>
                          </w:rPr>
                          <w:t>_</w:t>
                        </w:r>
                        <w:r w:rsidR="000C312D">
                          <w:rPr>
                            <w:bCs/>
                            <w:sz w:val="22"/>
                            <w:szCs w:val="22"/>
                            <w:u w:val="single"/>
                          </w:rPr>
                          <w:t xml:space="preserve"> </w:t>
                        </w:r>
                        <w:r w:rsidR="000C312D" w:rsidRPr="000C312D">
                          <w:rPr>
                            <w:bCs/>
                            <w:sz w:val="22"/>
                            <w:szCs w:val="22"/>
                            <w:u w:val="single"/>
                            <w:rPrChange w:id="41" w:author="Lucas Abdalla Menezes" w:date="2020-03-08T19:29:00Z">
                              <w:rPr>
                                <w:bCs/>
                                <w:sz w:val="22"/>
                                <w:szCs w:val="22"/>
                                <w:u w:val="single"/>
                              </w:rPr>
                            </w:rPrChange>
                          </w:rPr>
                          <w:t>Automação De Sistemas Elétricos De Potência Com Dispositivos Eletrônicos Inteligentes</w:t>
                        </w:r>
                        <w:r w:rsidR="000C312D">
                          <w:rPr>
                            <w:rFonts w:ascii="Calibri" w:hAnsi="Calibri" w:cs="Calibri"/>
                          </w:rPr>
                          <w:t xml:space="preserve">__                    </w:t>
                        </w:r>
                      </w:ins>
                    </w:p>
                    <w:p w:rsidR="0098574B" w:rsidRDefault="0025640B">
                      <w:pPr>
                        <w:spacing w:line="360" w:lineRule="auto"/>
                        <w:rPr>
                          <w:ins w:id="42" w:author="Lucas Abdalla Menezes" w:date="2020-03-08T19:15:00Z"/>
                          <w:rFonts w:ascii="Calibri" w:hAnsi="Calibri" w:cs="Calibri"/>
                        </w:rPr>
                      </w:pPr>
                      <w:r>
                        <w:rPr>
                          <w:rFonts w:ascii="Calibri" w:hAnsi="Calibri" w:cs="Calibri"/>
                        </w:rPr>
                        <w:t>Local de Realização (Unidade/Instituto/Departamento/Laborat</w:t>
                      </w:r>
                      <w:ins w:id="43" w:author="Lucas Abdalla Menezes" w:date="2020-03-08T19:42:00Z">
                        <w:r w:rsidR="003756A2">
                          <w:rPr>
                            <w:rFonts w:ascii="Calibri" w:hAnsi="Calibri" w:cs="Calibri"/>
                          </w:rPr>
                          <w:t>ó</w:t>
                        </w:r>
                      </w:ins>
                      <w:del w:id="44" w:author="Lucas Abdalla Menezes" w:date="2020-03-08T19:42:00Z">
                        <w:r w:rsidDel="003756A2">
                          <w:rPr>
                            <w:rFonts w:ascii="Calibri" w:hAnsi="Calibri" w:cs="Calibri"/>
                          </w:rPr>
                          <w:delText>o</w:delText>
                        </w:r>
                      </w:del>
                      <w:r>
                        <w:rPr>
                          <w:rFonts w:ascii="Calibri" w:hAnsi="Calibri" w:cs="Calibri"/>
                        </w:rPr>
                        <w:t>rio</w:t>
                      </w:r>
                      <w:del w:id="45" w:author="Lucas Abdalla Menezes" w:date="2020-03-08T19:30:00Z">
                        <w:r w:rsidRPr="000C312D" w:rsidDel="000C312D">
                          <w:rPr>
                            <w:rFonts w:ascii="Calibri" w:hAnsi="Calibri" w:cs="Calibri"/>
                            <w:u w:val="single"/>
                            <w:rPrChange w:id="46" w:author="Lucas Abdalla Menezes" w:date="2020-03-08T19:30:00Z">
                              <w:rPr>
                                <w:rFonts w:ascii="Calibri" w:hAnsi="Calibri" w:cs="Calibri"/>
                              </w:rPr>
                            </w:rPrChange>
                          </w:rPr>
                          <w:delText>):___________________________________________ ______________________________________________________</w:delText>
                        </w:r>
                      </w:del>
                      <w:ins w:id="47" w:author="Lucas Abdalla Menezes" w:date="2020-03-08T19:30:00Z">
                        <w:r w:rsidR="000C312D">
                          <w:rPr>
                            <w:rFonts w:ascii="Calibri" w:hAnsi="Calibri" w:cs="Calibri"/>
                            <w:u w:val="single"/>
                          </w:rPr>
                          <w:t xml:space="preserve">): </w:t>
                        </w:r>
                      </w:ins>
                      <w:ins w:id="48" w:author="Lucas Abdalla Menezes" w:date="2020-03-08T19:31:00Z">
                        <w:r w:rsidR="000C312D">
                          <w:rPr>
                            <w:rFonts w:ascii="Calibri" w:hAnsi="Calibri" w:cs="Calibri"/>
                            <w:u w:val="single"/>
                          </w:rPr>
                          <w:t xml:space="preserve">Escola de Engenharia / Universidade Federal </w:t>
                        </w:r>
                      </w:ins>
                      <w:ins w:id="49" w:author="Lucas Abdalla Menezes" w:date="2020-03-08T19:32:00Z">
                        <w:r w:rsidR="000C312D">
                          <w:rPr>
                            <w:rFonts w:ascii="Calibri" w:hAnsi="Calibri" w:cs="Calibri"/>
                            <w:u w:val="single"/>
                          </w:rPr>
                          <w:t>Fluminense</w:t>
                        </w:r>
                      </w:ins>
                      <w:ins w:id="50" w:author="Lucas Abdalla Menezes" w:date="2020-03-08T19:30:00Z">
                        <w:r w:rsidR="000C312D">
                          <w:rPr>
                            <w:rFonts w:ascii="Calibri" w:hAnsi="Calibri" w:cs="Calibri"/>
                            <w:u w:val="single"/>
                          </w:rPr>
                          <w:t xml:space="preserve"> </w:t>
                        </w:r>
                      </w:ins>
                      <w:ins w:id="51" w:author="Lucas Abdalla Menezes" w:date="2020-03-08T19:32:00Z">
                        <w:r w:rsidR="000C312D">
                          <w:rPr>
                            <w:rFonts w:ascii="Calibri" w:hAnsi="Calibri" w:cs="Calibri"/>
                            <w:u w:val="single"/>
                          </w:rPr>
                          <w:t>/ Departamento de Engenharia Elétrica</w:t>
                        </w:r>
                      </w:ins>
                      <w:ins w:id="52" w:author="Lucas Abdalla Menezes" w:date="2020-03-08T19:42:00Z">
                        <w:r w:rsidR="00554771">
                          <w:rPr>
                            <w:rFonts w:ascii="Calibri" w:hAnsi="Calibri" w:cs="Calibri"/>
                            <w:u w:val="single"/>
                          </w:rPr>
                          <w:t xml:space="preserve"> / </w:t>
                        </w:r>
                        <w:r w:rsidR="00554771">
                          <w:rPr>
                            <w:rFonts w:ascii="Calibri" w:hAnsi="Calibri" w:cs="Calibri"/>
                            <w:u w:val="single"/>
                          </w:rPr>
                          <w:t xml:space="preserve">Laboratório de </w:t>
                        </w:r>
                        <w:proofErr w:type="gramStart"/>
                        <w:r w:rsidR="00554771">
                          <w:rPr>
                            <w:rFonts w:ascii="Calibri" w:hAnsi="Calibri" w:cs="Calibri"/>
                            <w:u w:val="single"/>
                          </w:rPr>
                          <w:t xml:space="preserve">Eletrônica  </w:t>
                        </w:r>
                      </w:ins>
                      <w:ins w:id="53" w:author="Lucas Abdalla Menezes" w:date="2020-03-08T19:43:00Z">
                        <w:r w:rsidR="00DE0A21">
                          <w:rPr>
                            <w:rFonts w:ascii="Calibri" w:hAnsi="Calibri" w:cs="Calibri"/>
                            <w:u w:val="single"/>
                          </w:rPr>
                          <w:t>_</w:t>
                        </w:r>
                        <w:proofErr w:type="gramEnd"/>
                        <w:r w:rsidR="00DE0A21">
                          <w:rPr>
                            <w:rFonts w:ascii="Calibri" w:hAnsi="Calibri" w:cs="Calibri"/>
                            <w:u w:val="single"/>
                          </w:rPr>
                          <w:t>_</w:t>
                        </w:r>
                      </w:ins>
                      <w:del w:id="54" w:author="Lucas Abdalla Menezes" w:date="2020-03-08T19:32:00Z">
                        <w:r w:rsidDel="000C312D">
                          <w:rPr>
                            <w:rFonts w:ascii="Calibri" w:hAnsi="Calibri" w:cs="Calibri"/>
                          </w:rPr>
                          <w:delText>______</w:delText>
                        </w:r>
                      </w:del>
                      <w:del w:id="55" w:author="Lucas Abdalla Menezes" w:date="2020-03-08T19:42:00Z">
                        <w:r w:rsidDel="00554771">
                          <w:rPr>
                            <w:rFonts w:ascii="Calibri" w:hAnsi="Calibri" w:cs="Calibri"/>
                          </w:rPr>
                          <w:delText>_________</w:delText>
                        </w:r>
                      </w:del>
                      <w:ins w:id="56" w:author="Lucas Abdalla Menezes" w:date="2020-03-08T19:42:00Z">
                        <w:r w:rsidR="00554771">
                          <w:rPr>
                            <w:rFonts w:ascii="Calibri" w:hAnsi="Calibri" w:cs="Calibri"/>
                          </w:rPr>
                          <w:t>_</w:t>
                        </w:r>
                      </w:ins>
                      <w:r>
                        <w:rPr>
                          <w:rFonts w:ascii="Calibri" w:hAnsi="Calibri" w:cs="Calibri"/>
                        </w:rPr>
                        <w:t xml:space="preserve">______________________________ </w:t>
                      </w:r>
                      <w:del w:id="57" w:author="Lucas Abdalla Menezes" w:date="2020-03-08T19:43:00Z">
                        <w:r w:rsidDel="000A5949">
                          <w:rPr>
                            <w:rFonts w:ascii="Calibri" w:hAnsi="Calibri" w:cs="Calibri"/>
                          </w:rPr>
                          <w:delText>___________________________________________________________________________________________________</w:delText>
                        </w:r>
                      </w:del>
                    </w:p>
                    <w:p w:rsidR="0025640B" w:rsidRDefault="0025640B">
                      <w:pPr>
                        <w:spacing w:line="360" w:lineRule="auto"/>
                        <w:rPr>
                          <w:rFonts w:ascii="Calibri" w:hAnsi="Calibri" w:cs="Calibri"/>
                        </w:rPr>
                      </w:pPr>
                      <w:r>
                        <w:rPr>
                          <w:rFonts w:ascii="Calibri" w:hAnsi="Calibri" w:cs="Calibri"/>
                        </w:rPr>
                        <w:t>Endereço</w:t>
                      </w:r>
                      <w:del w:id="58" w:author="Lucas Abdalla Menezes" w:date="2020-03-08T19:33:00Z">
                        <w:r w:rsidDel="000C312D">
                          <w:rPr>
                            <w:rFonts w:ascii="Calibri" w:hAnsi="Calibri" w:cs="Calibri"/>
                          </w:rPr>
                          <w:delText>:_</w:delText>
                        </w:r>
                        <w:r w:rsidRPr="000C312D" w:rsidDel="000C312D">
                          <w:rPr>
                            <w:rFonts w:ascii="Calibri" w:hAnsi="Calibri" w:cs="Calibri"/>
                            <w:u w:val="single"/>
                            <w:rPrChange w:id="59" w:author="Lucas Abdalla Menezes" w:date="2020-03-08T19:33:00Z">
                              <w:rPr>
                                <w:rFonts w:ascii="Calibri" w:hAnsi="Calibri" w:cs="Calibri"/>
                              </w:rPr>
                            </w:rPrChange>
                          </w:rPr>
                          <w:delText>____________________________________</w:delText>
                        </w:r>
                        <w:r w:rsidDel="000C312D">
                          <w:rPr>
                            <w:rFonts w:ascii="Calibri" w:hAnsi="Calibri" w:cs="Calibri"/>
                          </w:rPr>
                          <w:delText>______________________________________________________</w:delText>
                        </w:r>
                      </w:del>
                      <w:ins w:id="60" w:author="Lucas Abdalla Menezes" w:date="2020-03-08T19:33:00Z">
                        <w:r w:rsidR="000C312D">
                          <w:rPr>
                            <w:rFonts w:ascii="Calibri" w:hAnsi="Calibri" w:cs="Calibri"/>
                          </w:rPr>
                          <w:t>:</w:t>
                        </w:r>
                        <w:r w:rsidR="000C312D">
                          <w:rPr>
                            <w:rFonts w:ascii="Calibri" w:hAnsi="Calibri" w:cs="Calibri"/>
                            <w:u w:val="single"/>
                          </w:rPr>
                          <w:t xml:space="preserve"> Rua Passo da Pátria, 156 – Bloco E, Sala 420</w:t>
                        </w:r>
                      </w:ins>
                      <w:ins w:id="61" w:author="Lucas Abdalla Menezes" w:date="2020-03-08T19:34:00Z">
                        <w:r w:rsidR="000C312D">
                          <w:rPr>
                            <w:rFonts w:ascii="Calibri" w:hAnsi="Calibri" w:cs="Calibri"/>
                            <w:u w:val="single"/>
                          </w:rPr>
                          <w:t>_</w:t>
                        </w:r>
                      </w:ins>
                      <w:ins w:id="62" w:author="Lucas Abdalla Menezes" w:date="2020-03-08T19:33:00Z">
                        <w:r w:rsidR="000C312D">
                          <w:rPr>
                            <w:rFonts w:ascii="Calibri" w:hAnsi="Calibri" w:cs="Calibri"/>
                          </w:rPr>
                          <w:t>______________________________________________________</w:t>
                        </w:r>
                      </w:ins>
                    </w:p>
                    <w:p w:rsidR="0025640B" w:rsidRDefault="0025640B">
                      <w:pPr>
                        <w:spacing w:line="360" w:lineRule="auto"/>
                        <w:rPr>
                          <w:rFonts w:ascii="Calibri" w:hAnsi="Calibri" w:cs="Calibri"/>
                        </w:rPr>
                      </w:pPr>
                      <w:r>
                        <w:rPr>
                          <w:rFonts w:ascii="Calibri" w:hAnsi="Calibri" w:cs="Calibri"/>
                        </w:rPr>
                        <w:t>Bairro</w:t>
                      </w:r>
                      <w:del w:id="63" w:author="Lucas Abdalla Menezes" w:date="2020-03-08T19:34:00Z">
                        <w:r w:rsidDel="000C312D">
                          <w:rPr>
                            <w:rFonts w:ascii="Calibri" w:hAnsi="Calibri" w:cs="Calibri"/>
                          </w:rPr>
                          <w:delText>:</w:delText>
                        </w:r>
                        <w:r w:rsidRPr="000C312D" w:rsidDel="000C312D">
                          <w:rPr>
                            <w:rFonts w:ascii="Calibri" w:hAnsi="Calibri" w:cs="Calibri"/>
                            <w:u w:val="single"/>
                            <w:rPrChange w:id="64" w:author="Lucas Abdalla Menezes" w:date="2020-03-08T19:34:00Z">
                              <w:rPr>
                                <w:rFonts w:ascii="Calibri" w:hAnsi="Calibri" w:cs="Calibri"/>
                              </w:rPr>
                            </w:rPrChange>
                          </w:rPr>
                          <w:delText>______________</w:delText>
                        </w:r>
                        <w:r w:rsidDel="000C312D">
                          <w:rPr>
                            <w:rFonts w:ascii="Calibri" w:hAnsi="Calibri" w:cs="Calibri"/>
                          </w:rPr>
                          <w:delText>________________</w:delText>
                        </w:r>
                      </w:del>
                      <w:ins w:id="65" w:author="Lucas Abdalla Menezes" w:date="2020-03-08T19:34:00Z">
                        <w:r w:rsidR="000C312D">
                          <w:rPr>
                            <w:rFonts w:ascii="Calibri" w:hAnsi="Calibri" w:cs="Calibri"/>
                          </w:rPr>
                          <w:t>:</w:t>
                        </w:r>
                        <w:r w:rsidR="0070725A">
                          <w:rPr>
                            <w:rFonts w:ascii="Calibri" w:hAnsi="Calibri" w:cs="Calibri"/>
                            <w:u w:val="single"/>
                          </w:rPr>
                          <w:t xml:space="preserve"> São Domingos</w:t>
                        </w:r>
                        <w:r w:rsidR="000C312D">
                          <w:rPr>
                            <w:rFonts w:ascii="Calibri" w:hAnsi="Calibri" w:cs="Calibri"/>
                          </w:rPr>
                          <w:t xml:space="preserve">________________ </w:t>
                        </w:r>
                      </w:ins>
                      <w:r>
                        <w:rPr>
                          <w:rFonts w:ascii="Calibri" w:hAnsi="Calibri" w:cs="Calibri"/>
                        </w:rPr>
                        <w:t>Cidade</w:t>
                      </w:r>
                      <w:del w:id="66" w:author="Lucas Abdalla Menezes" w:date="2020-03-08T19:34:00Z">
                        <w:r w:rsidDel="000C312D">
                          <w:rPr>
                            <w:rFonts w:ascii="Calibri" w:hAnsi="Calibri" w:cs="Calibri"/>
                          </w:rPr>
                          <w:delText xml:space="preserve">:____________________ </w:delText>
                        </w:r>
                      </w:del>
                      <w:ins w:id="67" w:author="Lucas Abdalla Menezes" w:date="2020-03-08T19:34:00Z">
                        <w:r w:rsidR="000C312D">
                          <w:rPr>
                            <w:rFonts w:ascii="Calibri" w:hAnsi="Calibri" w:cs="Calibri"/>
                          </w:rPr>
                          <w:t>:</w:t>
                        </w:r>
                        <w:r w:rsidR="000C312D">
                          <w:rPr>
                            <w:rFonts w:ascii="Calibri" w:hAnsi="Calibri" w:cs="Calibri"/>
                            <w:u w:val="single"/>
                          </w:rPr>
                          <w:t xml:space="preserve">  Niterói</w:t>
                        </w:r>
                        <w:r w:rsidR="000C312D">
                          <w:rPr>
                            <w:rFonts w:ascii="Calibri" w:hAnsi="Calibri" w:cs="Calibri"/>
                          </w:rPr>
                          <w:t>___________</w:t>
                        </w:r>
                        <w:r w:rsidR="000C312D">
                          <w:rPr>
                            <w:rFonts w:ascii="Calibri" w:hAnsi="Calibri" w:cs="Calibri"/>
                            <w:u w:val="single"/>
                          </w:rPr>
                          <w:t xml:space="preserve"> </w:t>
                        </w:r>
                      </w:ins>
                      <w:r>
                        <w:rPr>
                          <w:rFonts w:ascii="Calibri" w:hAnsi="Calibri" w:cs="Calibri"/>
                        </w:rPr>
                        <w:t>__UF</w:t>
                      </w:r>
                      <w:del w:id="68" w:author="Lucas Abdalla Menezes" w:date="2020-03-08T19:34:00Z">
                        <w:r w:rsidDel="000C312D">
                          <w:rPr>
                            <w:rFonts w:ascii="Calibri" w:hAnsi="Calibri" w:cs="Calibri"/>
                          </w:rPr>
                          <w:delText>:_______</w:delText>
                        </w:r>
                      </w:del>
                      <w:ins w:id="69" w:author="Lucas Abdalla Menezes" w:date="2020-03-08T19:34:00Z">
                        <w:r w:rsidR="000C312D">
                          <w:rPr>
                            <w:rFonts w:ascii="Calibri" w:hAnsi="Calibri" w:cs="Calibri"/>
                          </w:rPr>
                          <w:t>:_</w:t>
                        </w:r>
                        <w:r w:rsidR="000C312D" w:rsidRPr="000C312D">
                          <w:rPr>
                            <w:rFonts w:ascii="Calibri" w:hAnsi="Calibri" w:cs="Calibri"/>
                            <w:u w:val="single"/>
                            <w:rPrChange w:id="70" w:author="Lucas Abdalla Menezes" w:date="2020-03-08T19:34:00Z">
                              <w:rPr>
                                <w:rFonts w:ascii="Calibri" w:hAnsi="Calibri" w:cs="Calibri"/>
                              </w:rPr>
                            </w:rPrChange>
                          </w:rPr>
                          <w:t>RJ</w:t>
                        </w:r>
                        <w:r w:rsidR="000C312D">
                          <w:rPr>
                            <w:rFonts w:ascii="Calibri" w:hAnsi="Calibri" w:cs="Calibri"/>
                          </w:rPr>
                          <w:t>__</w:t>
                        </w:r>
                        <w:r w:rsidR="000C312D">
                          <w:rPr>
                            <w:rFonts w:ascii="Calibri" w:hAnsi="Calibri" w:cs="Calibri"/>
                            <w:u w:val="single"/>
                          </w:rPr>
                          <w:t xml:space="preserve">         </w:t>
                        </w:r>
                        <w:r w:rsidR="000C312D">
                          <w:rPr>
                            <w:rFonts w:ascii="Calibri" w:hAnsi="Calibri" w:cs="Calibri"/>
                          </w:rPr>
                          <w:t>_</w:t>
                        </w:r>
                      </w:ins>
                      <w:r>
                        <w:rPr>
                          <w:rFonts w:ascii="Calibri" w:hAnsi="Calibri" w:cs="Calibri"/>
                        </w:rPr>
                        <w:t>CEP</w:t>
                      </w:r>
                      <w:del w:id="71" w:author="Lucas Abdalla Menezes" w:date="2020-03-08T19:34:00Z">
                        <w:r w:rsidDel="000C312D">
                          <w:rPr>
                            <w:rFonts w:ascii="Calibri" w:hAnsi="Calibri" w:cs="Calibri"/>
                          </w:rPr>
                          <w:delText>:______________________</w:delText>
                        </w:r>
                      </w:del>
                      <w:ins w:id="72" w:author="Lucas Abdalla Menezes" w:date="2020-03-08T19:34:00Z">
                        <w:r w:rsidR="000C312D">
                          <w:rPr>
                            <w:rFonts w:ascii="Calibri" w:hAnsi="Calibri" w:cs="Calibri"/>
                          </w:rPr>
                          <w:t>:</w:t>
                        </w:r>
                        <w:r w:rsidR="000C312D">
                          <w:rPr>
                            <w:rFonts w:ascii="Calibri" w:hAnsi="Calibri" w:cs="Calibri"/>
                            <w:u w:val="single"/>
                          </w:rPr>
                          <w:t>24210-240</w:t>
                        </w:r>
                        <w:r w:rsidR="000C312D">
                          <w:rPr>
                            <w:rFonts w:ascii="Calibri" w:hAnsi="Calibri" w:cs="Calibri"/>
                          </w:rPr>
                          <w:t>______________</w:t>
                        </w:r>
                      </w:ins>
                    </w:p>
                  </w:txbxContent>
                </v:textbox>
              </v:shape>
            </w:pict>
          </mc:Fallback>
        </mc:AlternateContent>
      </w:r>
    </w:p>
    <w:p w:rsidR="00B959BC" w:rsidRDefault="00B959BC">
      <w:pPr>
        <w:pStyle w:val="Ttulo1"/>
        <w:numPr>
          <w:ilvl w:val="0"/>
          <w:numId w:val="0"/>
        </w:numPr>
        <w:spacing w:line="480" w:lineRule="auto"/>
        <w:rPr>
          <w:rFonts w:ascii="Times New Roman" w:hAnsi="Times New Roman" w:cs="Times New Roman"/>
          <w:b/>
          <w:bCs/>
          <w:sz w:val="22"/>
          <w:szCs w:val="22"/>
          <w:lang w:eastAsia="pt-BR"/>
        </w:rPr>
      </w:pPr>
    </w:p>
    <w:p w:rsidR="00B959BC" w:rsidRDefault="00822802">
      <w:pPr>
        <w:pStyle w:val="Ttulo1"/>
        <w:spacing w:line="480" w:lineRule="auto"/>
      </w:pPr>
      <w:proofErr w:type="gramStart"/>
      <w:r>
        <w:rPr>
          <w:rFonts w:ascii="Times New Roman" w:hAnsi="Times New Roman" w:cs="Times New Roman"/>
          <w:b/>
          <w:bCs/>
          <w:sz w:val="22"/>
          <w:szCs w:val="22"/>
        </w:rPr>
        <w:t>Matrícula:</w:t>
      </w:r>
      <w:r>
        <w:rPr>
          <w:rFonts w:ascii="Times New Roman" w:hAnsi="Times New Roman" w:cs="Times New Roman"/>
          <w:sz w:val="22"/>
          <w:szCs w:val="22"/>
        </w:rPr>
        <w:t>.</w:t>
      </w:r>
      <w:proofErr w:type="gramEnd"/>
      <w:r>
        <w:rPr>
          <w:rFonts w:ascii="Times New Roman" w:hAnsi="Times New Roman" w:cs="Times New Roman"/>
          <w:sz w:val="22"/>
          <w:szCs w:val="22"/>
        </w:rPr>
        <w:t xml:space="preserve">_______._______-____    </w:t>
      </w:r>
      <w:r>
        <w:rPr>
          <w:rFonts w:ascii="Times New Roman" w:hAnsi="Times New Roman" w:cs="Times New Roman"/>
          <w:b/>
          <w:bCs/>
          <w:sz w:val="22"/>
          <w:szCs w:val="22"/>
        </w:rPr>
        <w:t>C.R.:</w:t>
      </w:r>
      <w:r>
        <w:rPr>
          <w:rFonts w:ascii="Times New Roman" w:hAnsi="Times New Roman" w:cs="Times New Roman"/>
          <w:sz w:val="22"/>
          <w:szCs w:val="22"/>
        </w:rPr>
        <w:t xml:space="preserve"> ________</w:t>
      </w:r>
    </w:p>
    <w:p w:rsidR="00B959BC" w:rsidRDefault="00822802">
      <w:pPr>
        <w:rPr>
          <w:sz w:val="22"/>
          <w:szCs w:val="22"/>
        </w:rPr>
      </w:pPr>
      <w:r>
        <w:rPr>
          <w:sz w:val="22"/>
          <w:szCs w:val="22"/>
        </w:rPr>
        <w:t>Curso: ______________________________________________________________________</w:t>
      </w:r>
    </w:p>
    <w:p w:rsidR="00B959BC" w:rsidRDefault="00B959BC">
      <w:pPr>
        <w:rPr>
          <w:sz w:val="22"/>
          <w:szCs w:val="22"/>
        </w:rPr>
      </w:pPr>
    </w:p>
    <w:p w:rsidR="00B959BC" w:rsidRDefault="00B959BC">
      <w:pPr>
        <w:pStyle w:val="Corpodetexto"/>
        <w:jc w:val="center"/>
        <w:rPr>
          <w:rFonts w:ascii="Times New Roman" w:hAnsi="Times New Roman" w:cs="Times New Roman"/>
          <w:b/>
          <w:bCs/>
          <w:sz w:val="22"/>
          <w:szCs w:val="22"/>
          <w:u w:val="single"/>
        </w:rPr>
      </w:pPr>
    </w:p>
    <w:p w:rsidR="00B959BC" w:rsidRDefault="00B959BC">
      <w:pPr>
        <w:pStyle w:val="Corpodetexto"/>
        <w:jc w:val="center"/>
        <w:rPr>
          <w:rFonts w:ascii="Times New Roman" w:hAnsi="Times New Roman" w:cs="Times New Roman"/>
          <w:b/>
          <w:bCs/>
          <w:sz w:val="22"/>
          <w:szCs w:val="22"/>
          <w:u w:val="single"/>
        </w:rPr>
      </w:pPr>
    </w:p>
    <w:p w:rsidR="00B959BC" w:rsidRDefault="00B959BC">
      <w:pPr>
        <w:pStyle w:val="Corpodetexto"/>
        <w:jc w:val="center"/>
        <w:rPr>
          <w:rFonts w:ascii="Times New Roman" w:hAnsi="Times New Roman" w:cs="Times New Roman"/>
          <w:b/>
          <w:bCs/>
          <w:sz w:val="22"/>
          <w:szCs w:val="22"/>
          <w:u w:val="single"/>
        </w:rPr>
      </w:pPr>
    </w:p>
    <w:p w:rsidR="00B959BC" w:rsidRDefault="000A5949">
      <w:pPr>
        <w:pStyle w:val="Corpodetexto"/>
        <w:jc w:val="center"/>
        <w:rPr>
          <w:rFonts w:ascii="Times New Roman" w:hAnsi="Times New Roman" w:cs="Times New Roman"/>
          <w:b/>
          <w:bCs/>
          <w:sz w:val="22"/>
          <w:szCs w:val="22"/>
          <w:u w:val="single"/>
        </w:rPr>
      </w:pPr>
      <w:r>
        <w:rPr>
          <w:noProof/>
          <w:lang w:eastAsia="pt-BR"/>
        </w:rPr>
        <mc:AlternateContent>
          <mc:Choice Requires="wps">
            <w:drawing>
              <wp:anchor distT="0" distB="0" distL="114935" distR="114935" simplePos="0" relativeHeight="51" behindDoc="0" locked="0" layoutInCell="1" allowOverlap="1" wp14:anchorId="54217A46" wp14:editId="235CA97F">
                <wp:simplePos x="0" y="0"/>
                <wp:positionH relativeFrom="margin">
                  <wp:align>center</wp:align>
                </wp:positionH>
                <wp:positionV relativeFrom="paragraph">
                  <wp:posOffset>358775</wp:posOffset>
                </wp:positionV>
                <wp:extent cx="6518275" cy="2043430"/>
                <wp:effectExtent l="0" t="0" r="15875" b="13970"/>
                <wp:wrapNone/>
                <wp:docPr id="2" name="Quadro2"/>
                <wp:cNvGraphicFramePr/>
                <a:graphic xmlns:a="http://schemas.openxmlformats.org/drawingml/2006/main">
                  <a:graphicData uri="http://schemas.microsoft.com/office/word/2010/wordprocessingShape">
                    <wps:wsp>
                      <wps:cNvSpPr txBox="1"/>
                      <wps:spPr>
                        <a:xfrm>
                          <a:off x="0" y="0"/>
                          <a:ext cx="6518275" cy="2043430"/>
                        </a:xfrm>
                        <a:prstGeom prst="rect">
                          <a:avLst/>
                        </a:prstGeom>
                        <a:solidFill>
                          <a:srgbClr val="FFFFFF"/>
                        </a:solidFill>
                        <a:ln w="9525">
                          <a:solidFill>
                            <a:srgbClr val="272727"/>
                          </a:solidFill>
                        </a:ln>
                      </wps:spPr>
                      <wps:txbx>
                        <w:txbxContent>
                          <w:p w:rsidR="0025640B" w:rsidRDefault="0025640B">
                            <w:pPr>
                              <w:pBdr>
                                <w:bottom w:val="single" w:sz="12" w:space="1" w:color="000000"/>
                              </w:pBdr>
                              <w:shd w:val="clear" w:color="auto" w:fill="D9D9D9"/>
                              <w:jc w:val="center"/>
                              <w:rPr>
                                <w:rFonts w:ascii="Calibri" w:hAnsi="Calibri" w:cs="Calibri"/>
                              </w:rPr>
                            </w:pPr>
                            <w:r>
                              <w:rPr>
                                <w:rFonts w:ascii="Calibri" w:hAnsi="Calibri" w:cs="Calibri"/>
                              </w:rPr>
                              <w:t>DADOS DO ORIENTADOR</w:t>
                            </w:r>
                          </w:p>
                          <w:p w:rsidR="0025640B" w:rsidRDefault="0025640B">
                            <w:pPr>
                              <w:spacing w:line="360" w:lineRule="auto"/>
                              <w:rPr>
                                <w:rFonts w:ascii="Calibri" w:hAnsi="Calibri" w:cs="Calibri"/>
                              </w:rPr>
                            </w:pPr>
                          </w:p>
                          <w:p w:rsidR="0025640B" w:rsidRDefault="0025640B">
                            <w:pPr>
                              <w:spacing w:line="360" w:lineRule="auto"/>
                              <w:rPr>
                                <w:rFonts w:ascii="Calibri" w:hAnsi="Calibri" w:cs="Calibri"/>
                              </w:rPr>
                            </w:pPr>
                            <w:r>
                              <w:rPr>
                                <w:rFonts w:ascii="Calibri" w:hAnsi="Calibri" w:cs="Calibri"/>
                              </w:rPr>
                              <w:t>Nome</w:t>
                            </w:r>
                            <w:del w:id="73" w:author="Lucas Abdalla Menezes" w:date="2020-03-08T19:37:00Z">
                              <w:r w:rsidDel="009A7ABD">
                                <w:rPr>
                                  <w:rFonts w:ascii="Calibri" w:hAnsi="Calibri" w:cs="Calibri"/>
                                </w:rPr>
                                <w:delText>:</w:delText>
                              </w:r>
                              <w:r w:rsidRPr="009A7ABD" w:rsidDel="009A7ABD">
                                <w:rPr>
                                  <w:rFonts w:ascii="Calibri" w:hAnsi="Calibri" w:cs="Calibri"/>
                                  <w:u w:val="single"/>
                                  <w:rPrChange w:id="74" w:author="Lucas Abdalla Menezes" w:date="2020-03-08T19:37:00Z">
                                    <w:rPr>
                                      <w:rFonts w:ascii="Calibri" w:hAnsi="Calibri" w:cs="Calibri"/>
                                    </w:rPr>
                                  </w:rPrChange>
                                </w:rPr>
                                <w:delText>____________________</w:delText>
                              </w:r>
                              <w:r w:rsidDel="009A7ABD">
                                <w:rPr>
                                  <w:rFonts w:ascii="Calibri" w:hAnsi="Calibri" w:cs="Calibri"/>
                                </w:rPr>
                                <w:delText xml:space="preserve">__________________________________________________________________________                            </w:delText>
                              </w:r>
                            </w:del>
                            <w:ins w:id="75" w:author="Lucas Abdalla Menezes" w:date="2020-03-08T19:37:00Z">
                              <w:r w:rsidR="009A7ABD">
                                <w:rPr>
                                  <w:rFonts w:ascii="Calibri" w:hAnsi="Calibri" w:cs="Calibri"/>
                                </w:rPr>
                                <w:t>:</w:t>
                              </w:r>
                              <w:r w:rsidR="009A7ABD">
                                <w:rPr>
                                  <w:rFonts w:ascii="Calibri" w:hAnsi="Calibri" w:cs="Calibri"/>
                                  <w:u w:val="single"/>
                                </w:rPr>
                                <w:t xml:space="preserve">  Rainer Zanghi_______</w:t>
                              </w:r>
                              <w:r w:rsidR="009A7ABD">
                                <w:rPr>
                                  <w:rFonts w:ascii="Calibri" w:hAnsi="Calibri" w:cs="Calibri"/>
                                </w:rPr>
                                <w:t xml:space="preserve">__________________________________________________________________________                            </w:t>
                              </w:r>
                            </w:ins>
                          </w:p>
                          <w:p w:rsidR="0025640B" w:rsidRDefault="0025640B">
                            <w:pPr>
                              <w:spacing w:line="360" w:lineRule="auto"/>
                              <w:rPr>
                                <w:rFonts w:ascii="Calibri" w:hAnsi="Calibri" w:cs="Calibri"/>
                              </w:rPr>
                            </w:pPr>
                            <w:r>
                              <w:rPr>
                                <w:rFonts w:ascii="Calibri" w:hAnsi="Calibri" w:cs="Calibri"/>
                              </w:rPr>
                              <w:t>Matrícula Siape</w:t>
                            </w:r>
                            <w:del w:id="76" w:author="Lucas Abdalla Menezes" w:date="2020-03-08T19:37:00Z">
                              <w:r w:rsidDel="009A7ABD">
                                <w:rPr>
                                  <w:rFonts w:ascii="Calibri" w:hAnsi="Calibri" w:cs="Calibri"/>
                                </w:rPr>
                                <w:delText>:_</w:delText>
                              </w:r>
                              <w:r w:rsidRPr="009A7ABD" w:rsidDel="009A7ABD">
                                <w:rPr>
                                  <w:rFonts w:ascii="Calibri" w:hAnsi="Calibri" w:cs="Calibri"/>
                                  <w:u w:val="single"/>
                                  <w:rPrChange w:id="77" w:author="Lucas Abdalla Menezes" w:date="2020-03-08T19:37:00Z">
                                    <w:rPr>
                                      <w:rFonts w:ascii="Calibri" w:hAnsi="Calibri" w:cs="Calibri"/>
                                    </w:rPr>
                                  </w:rPrChange>
                                </w:rPr>
                                <w:delText>___________</w:delText>
                              </w:r>
                              <w:r w:rsidDel="009A7ABD">
                                <w:rPr>
                                  <w:rFonts w:ascii="Calibri" w:hAnsi="Calibri" w:cs="Calibri"/>
                                </w:rPr>
                                <w:delText>______________________</w:delText>
                              </w:r>
                            </w:del>
                            <w:ins w:id="78" w:author="Lucas Abdalla Menezes" w:date="2020-03-08T19:37:00Z">
                              <w:r w:rsidR="009A7ABD">
                                <w:rPr>
                                  <w:rFonts w:ascii="Calibri" w:hAnsi="Calibri" w:cs="Calibri"/>
                                </w:rPr>
                                <w:t>:_</w:t>
                              </w:r>
                              <w:r w:rsidR="009A7ABD">
                                <w:rPr>
                                  <w:rFonts w:ascii="Calibri" w:hAnsi="Calibri" w:cs="Calibri"/>
                                  <w:u w:val="single"/>
                                </w:rPr>
                                <w:t>2393115__</w:t>
                              </w:r>
                              <w:r w:rsidR="009A7ABD" w:rsidRPr="009A7ABD">
                                <w:rPr>
                                  <w:rFonts w:ascii="Calibri" w:hAnsi="Calibri" w:cs="Calibri"/>
                                  <w:u w:val="single"/>
                                  <w:rPrChange w:id="79" w:author="Lucas Abdalla Menezes" w:date="2020-03-08T19:37:00Z">
                                    <w:rPr>
                                      <w:rFonts w:ascii="Calibri" w:hAnsi="Calibri" w:cs="Calibri"/>
                                    </w:rPr>
                                  </w:rPrChange>
                                </w:rPr>
                                <w:t>_</w:t>
                              </w:r>
                              <w:r w:rsidR="009A7ABD">
                                <w:rPr>
                                  <w:rFonts w:ascii="Calibri" w:hAnsi="Calibri" w:cs="Calibri"/>
                                </w:rPr>
                                <w:t>______________________</w:t>
                              </w:r>
                            </w:ins>
                            <w:r>
                              <w:rPr>
                                <w:rFonts w:ascii="Calibri" w:hAnsi="Calibri" w:cs="Calibri"/>
                              </w:rPr>
                              <w:t xml:space="preserve">CPF:_________________________________________________                           </w:t>
                            </w:r>
                          </w:p>
                          <w:p w:rsidR="0025640B" w:rsidRDefault="0025640B">
                            <w:pPr>
                              <w:spacing w:line="360" w:lineRule="auto"/>
                              <w:rPr>
                                <w:rFonts w:ascii="Calibri" w:hAnsi="Calibri" w:cs="Calibri"/>
                              </w:rPr>
                            </w:pPr>
                            <w:r>
                              <w:rPr>
                                <w:rFonts w:ascii="Calibri" w:hAnsi="Calibri" w:cs="Calibri"/>
                              </w:rPr>
                              <w:t>Endereço</w:t>
                            </w:r>
                            <w:del w:id="80" w:author="Lucas Abdalla Menezes" w:date="2020-03-08T19:38:00Z">
                              <w:r w:rsidDel="00DF4738">
                                <w:rPr>
                                  <w:rFonts w:ascii="Calibri" w:hAnsi="Calibri" w:cs="Calibri"/>
                                </w:rPr>
                                <w:delText>:___________________________________________________________________________________________</w:delText>
                              </w:r>
                            </w:del>
                            <w:ins w:id="81" w:author="Lucas Abdalla Menezes" w:date="2020-03-08T19:38:00Z">
                              <w:r w:rsidR="00C75769">
                                <w:rPr>
                                  <w:rFonts w:ascii="Calibri" w:hAnsi="Calibri" w:cs="Calibri"/>
                                </w:rPr>
                                <w:t>:</w:t>
                              </w:r>
                              <w:r w:rsidR="00C75769">
                                <w:rPr>
                                  <w:rFonts w:ascii="Calibri" w:hAnsi="Calibri" w:cs="Calibri"/>
                                  <w:u w:val="single"/>
                                </w:rPr>
                                <w:t xml:space="preserve"> </w:t>
                              </w:r>
                              <w:r w:rsidR="00C75769">
                                <w:rPr>
                                  <w:rFonts w:ascii="Calibri" w:hAnsi="Calibri" w:cs="Calibri"/>
                                </w:rPr>
                                <w:t>_</w:t>
                              </w:r>
                              <w:r w:rsidR="00DF4738">
                                <w:rPr>
                                  <w:rFonts w:ascii="Calibri" w:hAnsi="Calibri" w:cs="Calibri"/>
                                  <w:u w:val="single"/>
                                </w:rPr>
                                <w:t>Rua Passo da Pátria, 156 – Bloco D, Sala 421___</w:t>
                              </w:r>
                              <w:r w:rsidR="00DF4738">
                                <w:rPr>
                                  <w:rFonts w:ascii="Calibri" w:hAnsi="Calibri" w:cs="Calibri"/>
                                </w:rPr>
                                <w:t>___________________________________________________</w:t>
                              </w:r>
                            </w:ins>
                          </w:p>
                          <w:p w:rsidR="0025640B" w:rsidRDefault="0025640B">
                            <w:pPr>
                              <w:spacing w:line="360" w:lineRule="auto"/>
                              <w:rPr>
                                <w:rFonts w:ascii="Calibri" w:hAnsi="Calibri" w:cs="Calibri"/>
                              </w:rPr>
                            </w:pPr>
                            <w:r>
                              <w:rPr>
                                <w:rFonts w:ascii="Calibri" w:hAnsi="Calibri" w:cs="Calibri"/>
                              </w:rPr>
                              <w:t>Bairro</w:t>
                            </w:r>
                            <w:del w:id="82" w:author="Lucas Abdalla Menezes" w:date="2020-03-08T19:38:00Z">
                              <w:r w:rsidDel="00C75769">
                                <w:rPr>
                                  <w:rFonts w:ascii="Calibri" w:hAnsi="Calibri" w:cs="Calibri"/>
                                </w:rPr>
                                <w:delText>:_</w:delText>
                              </w:r>
                              <w:r w:rsidRPr="00C75769" w:rsidDel="00C75769">
                                <w:rPr>
                                  <w:rFonts w:ascii="Calibri" w:hAnsi="Calibri" w:cs="Calibri"/>
                                  <w:u w:val="single"/>
                                  <w:rPrChange w:id="83" w:author="Lucas Abdalla Menezes" w:date="2020-03-08T19:38:00Z">
                                    <w:rPr>
                                      <w:rFonts w:ascii="Calibri" w:hAnsi="Calibri" w:cs="Calibri"/>
                                    </w:rPr>
                                  </w:rPrChange>
                                </w:rPr>
                                <w:delText>_____________________</w:delText>
                              </w:r>
                              <w:r w:rsidDel="00C75769">
                                <w:rPr>
                                  <w:rFonts w:ascii="Calibri" w:hAnsi="Calibri" w:cs="Calibri"/>
                                </w:rPr>
                                <w:delText>____________________</w:delText>
                              </w:r>
                            </w:del>
                            <w:ins w:id="84" w:author="Lucas Abdalla Menezes" w:date="2020-03-08T19:38:00Z">
                              <w:r w:rsidR="00C75769">
                                <w:rPr>
                                  <w:rFonts w:ascii="Calibri" w:hAnsi="Calibri" w:cs="Calibri"/>
                                </w:rPr>
                                <w:t>:_</w:t>
                              </w:r>
                              <w:r w:rsidR="00C75769">
                                <w:rPr>
                                  <w:rFonts w:ascii="Calibri" w:hAnsi="Calibri" w:cs="Calibri"/>
                                  <w:u w:val="single"/>
                                </w:rPr>
                                <w:t>São</w:t>
                              </w:r>
                            </w:ins>
                            <w:ins w:id="85" w:author="Lucas Abdalla Menezes" w:date="2020-03-08T19:39:00Z">
                              <w:r w:rsidR="00C75769">
                                <w:rPr>
                                  <w:rFonts w:ascii="Calibri" w:hAnsi="Calibri" w:cs="Calibri"/>
                                  <w:u w:val="single"/>
                                </w:rPr>
                                <w:t>_</w:t>
                              </w:r>
                            </w:ins>
                            <w:ins w:id="86" w:author="Lucas Abdalla Menezes" w:date="2020-03-08T19:38:00Z">
                              <w:r w:rsidR="00C75769">
                                <w:rPr>
                                  <w:rFonts w:ascii="Calibri" w:hAnsi="Calibri" w:cs="Calibri"/>
                                  <w:u w:val="single"/>
                                </w:rPr>
                                <w:t>Domingos</w:t>
                              </w:r>
                              <w:r w:rsidR="00C75769">
                                <w:rPr>
                                  <w:rFonts w:ascii="Calibri" w:hAnsi="Calibri" w:cs="Calibri"/>
                                </w:rPr>
                                <w:t>_____________</w:t>
                              </w:r>
                            </w:ins>
                            <w:ins w:id="87" w:author="Lucas Abdalla Menezes" w:date="2020-03-08T19:39:00Z">
                              <w:r w:rsidR="00C75769">
                                <w:rPr>
                                  <w:rFonts w:ascii="Calibri" w:hAnsi="Calibri" w:cs="Calibri"/>
                                </w:rPr>
                                <w:t>______________</w:t>
                              </w:r>
                            </w:ins>
                            <w:ins w:id="88" w:author="Lucas Abdalla Menezes" w:date="2020-03-08T19:38:00Z">
                              <w:r w:rsidR="00C75769">
                                <w:rPr>
                                  <w:rFonts w:ascii="Calibri" w:hAnsi="Calibri" w:cs="Calibri"/>
                                </w:rPr>
                                <w:t>_</w:t>
                              </w:r>
                            </w:ins>
                            <w:r>
                              <w:rPr>
                                <w:rFonts w:ascii="Calibri" w:hAnsi="Calibri" w:cs="Calibri"/>
                              </w:rPr>
                              <w:t>Cidade</w:t>
                            </w:r>
                            <w:del w:id="89" w:author="Lucas Abdalla Menezes" w:date="2020-03-08T19:39:00Z">
                              <w:r w:rsidDel="00C75769">
                                <w:rPr>
                                  <w:rFonts w:ascii="Calibri" w:hAnsi="Calibri" w:cs="Calibri"/>
                                </w:rPr>
                                <w:delText>:_</w:delText>
                              </w:r>
                              <w:r w:rsidRPr="00C75769" w:rsidDel="00C75769">
                                <w:rPr>
                                  <w:rFonts w:ascii="Calibri" w:hAnsi="Calibri" w:cs="Calibri"/>
                                  <w:u w:val="single"/>
                                  <w:rPrChange w:id="90" w:author="Lucas Abdalla Menezes" w:date="2020-03-08T19:39:00Z">
                                    <w:rPr>
                                      <w:rFonts w:ascii="Calibri" w:hAnsi="Calibri" w:cs="Calibri"/>
                                    </w:rPr>
                                  </w:rPrChange>
                                </w:rPr>
                                <w:delText>______</w:delText>
                              </w:r>
                              <w:r w:rsidDel="00C75769">
                                <w:rPr>
                                  <w:rFonts w:ascii="Calibri" w:hAnsi="Calibri" w:cs="Calibri"/>
                                </w:rPr>
                                <w:delText>_______________________________________</w:delText>
                              </w:r>
                            </w:del>
                            <w:ins w:id="91" w:author="Lucas Abdalla Menezes" w:date="2020-03-08T19:39:00Z">
                              <w:r w:rsidR="00C75769">
                                <w:rPr>
                                  <w:rFonts w:ascii="Calibri" w:hAnsi="Calibri" w:cs="Calibri"/>
                                </w:rPr>
                                <w:t>:_</w:t>
                              </w:r>
                              <w:r w:rsidR="00C75769">
                                <w:rPr>
                                  <w:rFonts w:ascii="Calibri" w:hAnsi="Calibri" w:cs="Calibri"/>
                                  <w:u w:val="single"/>
                                </w:rPr>
                                <w:t>Niterói_</w:t>
                              </w:r>
                              <w:r w:rsidR="00C75769">
                                <w:rPr>
                                  <w:rFonts w:ascii="Calibri" w:hAnsi="Calibri" w:cs="Calibri"/>
                                </w:rPr>
                                <w:t>_______________________________________</w:t>
                              </w:r>
                            </w:ins>
                            <w:r>
                              <w:rPr>
                                <w:rFonts w:ascii="Calibri" w:hAnsi="Calibri" w:cs="Calibri"/>
                              </w:rPr>
                              <w:t>UF</w:t>
                            </w:r>
                            <w:del w:id="92" w:author="Lucas Abdalla Menezes" w:date="2020-03-08T19:40:00Z">
                              <w:r w:rsidDel="00BB69FC">
                                <w:rPr>
                                  <w:rFonts w:ascii="Calibri" w:hAnsi="Calibri" w:cs="Calibri"/>
                                </w:rPr>
                                <w:delText>:_</w:delText>
                              </w:r>
                              <w:r w:rsidRPr="00BB69FC" w:rsidDel="00BB69FC">
                                <w:rPr>
                                  <w:rFonts w:ascii="Calibri" w:hAnsi="Calibri" w:cs="Calibri"/>
                                  <w:u w:val="single"/>
                                  <w:rPrChange w:id="93" w:author="Lucas Abdalla Menezes" w:date="2020-03-08T19:40:00Z">
                                    <w:rPr>
                                      <w:rFonts w:ascii="Calibri" w:hAnsi="Calibri" w:cs="Calibri"/>
                                    </w:rPr>
                                  </w:rPrChange>
                                </w:rPr>
                                <w:delText>___</w:delText>
                              </w:r>
                              <w:r w:rsidDel="00BB69FC">
                                <w:rPr>
                                  <w:rFonts w:ascii="Calibri" w:hAnsi="Calibri" w:cs="Calibri"/>
                                </w:rPr>
                                <w:delText>__________</w:delText>
                              </w:r>
                            </w:del>
                            <w:ins w:id="94" w:author="Lucas Abdalla Menezes" w:date="2020-03-08T19:40:00Z">
                              <w:r w:rsidR="00BB69FC">
                                <w:rPr>
                                  <w:rFonts w:ascii="Calibri" w:hAnsi="Calibri" w:cs="Calibri"/>
                                </w:rPr>
                                <w:t>:_</w:t>
                              </w:r>
                              <w:r w:rsidR="00BB69FC">
                                <w:rPr>
                                  <w:rFonts w:ascii="Calibri" w:hAnsi="Calibri" w:cs="Calibri"/>
                                  <w:u w:val="single"/>
                                </w:rPr>
                                <w:t>RJ__</w:t>
                              </w:r>
                              <w:r w:rsidR="00BB69FC">
                                <w:rPr>
                                  <w:rFonts w:ascii="Calibri" w:hAnsi="Calibri" w:cs="Calibri"/>
                                </w:rPr>
                                <w:t>__________</w:t>
                              </w:r>
                            </w:ins>
                            <w:r>
                              <w:rPr>
                                <w:rFonts w:ascii="Calibri" w:hAnsi="Calibri" w:cs="Calibri"/>
                              </w:rPr>
                              <w:t>CEP</w:t>
                            </w:r>
                            <w:del w:id="95" w:author="Lucas Abdalla Menezes" w:date="2020-03-08T19:41:00Z">
                              <w:r w:rsidDel="00BB69FC">
                                <w:rPr>
                                  <w:rFonts w:ascii="Calibri" w:hAnsi="Calibri" w:cs="Calibri"/>
                                </w:rPr>
                                <w:delText>:_</w:delText>
                              </w:r>
                              <w:r w:rsidRPr="00BB69FC" w:rsidDel="00BB69FC">
                                <w:rPr>
                                  <w:rFonts w:ascii="Calibri" w:hAnsi="Calibri" w:cs="Calibri"/>
                                  <w:u w:val="single"/>
                                  <w:rPrChange w:id="96" w:author="Lucas Abdalla Menezes" w:date="2020-03-08T19:40:00Z">
                                    <w:rPr>
                                      <w:rFonts w:ascii="Calibri" w:hAnsi="Calibri" w:cs="Calibri"/>
                                    </w:rPr>
                                  </w:rPrChange>
                                </w:rPr>
                                <w:delText>______</w:delText>
                              </w:r>
                              <w:r w:rsidDel="00BB69FC">
                                <w:rPr>
                                  <w:rFonts w:ascii="Calibri" w:hAnsi="Calibri" w:cs="Calibri"/>
                                </w:rPr>
                                <w:delText>____________________</w:delText>
                              </w:r>
                            </w:del>
                            <w:ins w:id="97" w:author="Lucas Abdalla Menezes" w:date="2020-03-08T19:41:00Z">
                              <w:r w:rsidR="00BB69FC">
                                <w:rPr>
                                  <w:rFonts w:ascii="Calibri" w:hAnsi="Calibri" w:cs="Calibri"/>
                                </w:rPr>
                                <w:t>:_</w:t>
                              </w:r>
                              <w:r w:rsidR="00BB69FC">
                                <w:rPr>
                                  <w:rFonts w:ascii="Calibri" w:hAnsi="Calibri" w:cs="Calibri"/>
                                  <w:u w:val="single"/>
                                </w:rPr>
                                <w:t>24210-240</w:t>
                              </w:r>
                              <w:r w:rsidR="00BB69FC">
                                <w:rPr>
                                  <w:rFonts w:ascii="Calibri" w:hAnsi="Calibri" w:cs="Calibri"/>
                                </w:rPr>
                                <w:t>_______________</w:t>
                              </w:r>
                            </w:ins>
                            <w:r>
                              <w:rPr>
                                <w:rFonts w:ascii="Calibri" w:hAnsi="Calibri" w:cs="Calibri"/>
                              </w:rPr>
                              <w:t>E-mail:_</w:t>
                            </w:r>
                            <w:del w:id="98" w:author="Lucas Abdalla Menezes" w:date="2020-03-08T19:41:00Z">
                              <w:r w:rsidRPr="00BB69FC" w:rsidDel="00BB69FC">
                                <w:rPr>
                                  <w:rFonts w:ascii="Calibri" w:hAnsi="Calibri" w:cs="Calibri"/>
                                  <w:u w:val="single"/>
                                  <w:rPrChange w:id="99" w:author="Lucas Abdalla Menezes" w:date="2020-03-08T19:41:00Z">
                                    <w:rPr>
                                      <w:rFonts w:ascii="Calibri" w:hAnsi="Calibri" w:cs="Calibri"/>
                                    </w:rPr>
                                  </w:rPrChange>
                                </w:rPr>
                                <w:delText>________________</w:delText>
                              </w:r>
                            </w:del>
                            <w:ins w:id="100" w:author="Lucas Abdalla Menezes" w:date="2020-03-08T19:41:00Z">
                              <w:r w:rsidR="00BB69FC">
                                <w:rPr>
                                  <w:rFonts w:ascii="Calibri" w:hAnsi="Calibri" w:cs="Calibri"/>
                                  <w:u w:val="single"/>
                                </w:rPr>
                                <w:t>rzanghi@id.uff.br___</w:t>
                              </w:r>
                            </w:ins>
                            <w:r>
                              <w:rPr>
                                <w:rFonts w:ascii="Calibri" w:hAnsi="Calibri" w:cs="Calibri"/>
                              </w:rPr>
                              <w:t>____________________</w:t>
                            </w:r>
                            <w:del w:id="101" w:author="Lucas Abdalla Menezes" w:date="2020-03-08T19:39:00Z">
                              <w:r w:rsidDel="00C75769">
                                <w:rPr>
                                  <w:rFonts w:ascii="Calibri" w:hAnsi="Calibri" w:cs="Calibri"/>
                                </w:rPr>
                                <w:delText>-</w:delText>
                              </w:r>
                            </w:del>
                            <w:r>
                              <w:rPr>
                                <w:rFonts w:ascii="Calibri" w:hAnsi="Calibri" w:cs="Calibri"/>
                              </w:rPr>
                              <w:t xml:space="preserve">_________ </w:t>
                            </w:r>
                            <w:del w:id="102" w:author="Lucas Abdalla Menezes" w:date="2020-03-08T19:40:00Z">
                              <w:r w:rsidDel="00BB69FC">
                                <w:rPr>
                                  <w:rFonts w:ascii="Calibri" w:hAnsi="Calibri" w:cs="Calibri"/>
                                </w:rPr>
                                <w:delText xml:space="preserve"> </w:delText>
                              </w:r>
                            </w:del>
                            <w:r>
                              <w:rPr>
                                <w:rFonts w:ascii="Calibri" w:hAnsi="Calibri" w:cs="Calibri"/>
                              </w:rPr>
                              <w:t>Telefone 1: (</w:t>
                            </w:r>
                            <w:del w:id="103" w:author="Lucas Abdalla Menezes" w:date="2020-03-08T19:17:00Z">
                              <w:r w:rsidRPr="00BB69FC" w:rsidDel="009E4841">
                                <w:rPr>
                                  <w:rFonts w:ascii="Calibri" w:hAnsi="Calibri" w:cs="Calibri"/>
                                  <w:u w:val="single"/>
                                  <w:rPrChange w:id="104" w:author="Lucas Abdalla Menezes" w:date="2020-03-08T19:41:00Z">
                                    <w:rPr>
                                      <w:rFonts w:ascii="Calibri" w:hAnsi="Calibri" w:cs="Calibri"/>
                                    </w:rPr>
                                  </w:rPrChange>
                                </w:rPr>
                                <w:delText>__</w:delText>
                              </w:r>
                            </w:del>
                            <w:ins w:id="105" w:author="Lucas Abdalla Menezes" w:date="2020-03-08T19:17:00Z">
                              <w:r w:rsidR="009E4841" w:rsidRPr="00BB69FC">
                                <w:rPr>
                                  <w:rFonts w:ascii="Calibri" w:hAnsi="Calibri" w:cs="Calibri"/>
                                  <w:u w:val="single"/>
                                  <w:rPrChange w:id="106" w:author="Lucas Abdalla Menezes" w:date="2020-03-08T19:41:00Z">
                                    <w:rPr>
                                      <w:rFonts w:ascii="Calibri" w:hAnsi="Calibri" w:cs="Calibri"/>
                                    </w:rPr>
                                  </w:rPrChange>
                                </w:rPr>
                                <w:t>21</w:t>
                              </w:r>
                            </w:ins>
                            <w:r>
                              <w:rPr>
                                <w:rFonts w:ascii="Calibri" w:hAnsi="Calibri" w:cs="Calibri"/>
                              </w:rPr>
                              <w:t>__</w:t>
                            </w:r>
                            <w:del w:id="107" w:author="Lucas Abdalla Menezes" w:date="2020-03-08T19:41:00Z">
                              <w:r w:rsidDel="00BB69FC">
                                <w:rPr>
                                  <w:rFonts w:ascii="Calibri" w:hAnsi="Calibri" w:cs="Calibri"/>
                                </w:rPr>
                                <w:delText>_</w:delText>
                              </w:r>
                            </w:del>
                            <w:r>
                              <w:rPr>
                                <w:rFonts w:ascii="Calibri" w:hAnsi="Calibri" w:cs="Calibri"/>
                              </w:rPr>
                              <w:t>)</w:t>
                            </w:r>
                            <w:del w:id="108" w:author="Lucas Abdalla Menezes" w:date="2020-03-08T19:41:00Z">
                              <w:r w:rsidDel="00BB69FC">
                                <w:rPr>
                                  <w:rFonts w:ascii="Calibri" w:hAnsi="Calibri" w:cs="Calibri"/>
                                </w:rPr>
                                <w:delText>_</w:delText>
                              </w:r>
                            </w:del>
                            <w:ins w:id="109" w:author="Lucas Abdalla Menezes" w:date="2020-03-08T19:43:00Z">
                              <w:r w:rsidR="00DA71B0">
                                <w:rPr>
                                  <w:rFonts w:ascii="Calibri" w:hAnsi="Calibri" w:cs="Calibri"/>
                                  <w:u w:val="single"/>
                                </w:rPr>
                                <w:t xml:space="preserve"> </w:t>
                              </w:r>
                            </w:ins>
                            <w:del w:id="110" w:author="Lucas Abdalla Menezes" w:date="2020-03-08T19:43:00Z">
                              <w:r w:rsidDel="00DA71B0">
                                <w:rPr>
                                  <w:rFonts w:ascii="Calibri" w:hAnsi="Calibri" w:cs="Calibri"/>
                                </w:rPr>
                                <w:delText>_</w:delText>
                              </w:r>
                            </w:del>
                            <w:ins w:id="111" w:author="Lucas Abdalla Menezes" w:date="2020-03-08T19:41:00Z">
                              <w:r w:rsidR="00BB69FC">
                                <w:rPr>
                                  <w:rFonts w:ascii="Calibri" w:hAnsi="Calibri" w:cs="Calibri"/>
                                  <w:u w:val="single"/>
                                </w:rPr>
                                <w:t>2629-5368</w:t>
                              </w:r>
                            </w:ins>
                            <w:del w:id="112" w:author="Lucas Abdalla Menezes" w:date="2020-03-08T19:41:00Z">
                              <w:r w:rsidDel="00BB69FC">
                                <w:rPr>
                                  <w:rFonts w:ascii="Calibri" w:hAnsi="Calibri" w:cs="Calibri"/>
                                </w:rPr>
                                <w:delText>____________</w:delText>
                              </w:r>
                            </w:del>
                            <w:r>
                              <w:rPr>
                                <w:rFonts w:ascii="Calibri" w:hAnsi="Calibri" w:cs="Calibri"/>
                              </w:rPr>
                              <w:t>_________________Telefone 2: (____</w:t>
                            </w:r>
                            <w:proofErr w:type="gramStart"/>
                            <w:r>
                              <w:rPr>
                                <w:rFonts w:ascii="Calibri" w:hAnsi="Calibri" w:cs="Calibri"/>
                              </w:rPr>
                              <w:t>_)_</w:t>
                            </w:r>
                            <w:proofErr w:type="gramEnd"/>
                            <w:r>
                              <w:rPr>
                                <w:rFonts w:ascii="Calibri" w:hAnsi="Calibri" w:cs="Calibri"/>
                              </w:rPr>
                              <w:t>____________________________________</w:t>
                            </w:r>
                          </w:p>
                          <w:p w:rsidR="0025640B" w:rsidRDefault="0025640B">
                            <w:pPr>
                              <w:spacing w:line="360" w:lineRule="auto"/>
                              <w:rPr>
                                <w:rFonts w:ascii="Calibri" w:hAnsi="Calibri" w:cs="Calibri"/>
                              </w:rPr>
                            </w:pPr>
                          </w:p>
                        </w:txbxContent>
                      </wps:txbx>
                      <wps:bodyPr lIns="91440" tIns="45720" rIns="91440" bIns="45720" anchor="t">
                        <a:noAutofit/>
                      </wps:bodyPr>
                    </wps:wsp>
                  </a:graphicData>
                </a:graphic>
                <wp14:sizeRelV relativeFrom="margin">
                  <wp14:pctHeight>0</wp14:pctHeight>
                </wp14:sizeRelV>
              </wp:anchor>
            </w:drawing>
          </mc:Choice>
          <mc:Fallback>
            <w:pict>
              <v:shape w14:anchorId="54217A46" id="Quadro2" o:spid="_x0000_s1027" type="#_x0000_t202" style="position:absolute;left:0;text-align:left;margin-left:0;margin-top:28.25pt;width:513.25pt;height:160.9pt;z-index:51;visibility:visible;mso-wrap-style:square;mso-height-percent:0;mso-wrap-distance-left:9.05pt;mso-wrap-distance-top:0;mso-wrap-distance-right:9.0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" strokecolor="#272727">
                <v:textbox>
                  <w:txbxContent>
                    <w:p w:rsidR="0025640B" w:rsidRDefault="0025640B">
                      <w:pPr>
                        <w:pBdr>
                          <w:bottom w:val="single" w:sz="12" w:space="1" w:color="000000"/>
                        </w:pBdr>
                        <w:shd w:val="clear" w:color="auto" w:fill="D9D9D9"/>
                        <w:jc w:val="center"/>
                        <w:rPr>
                          <w:rFonts w:ascii="Calibri" w:hAnsi="Calibri" w:cs="Calibri"/>
                        </w:rPr>
                      </w:pPr>
                      <w:r>
                        <w:rPr>
                          <w:rFonts w:ascii="Calibri" w:hAnsi="Calibri" w:cs="Calibri"/>
                        </w:rPr>
                        <w:t>DADOS DO ORIENTADOR</w:t>
                      </w:r>
                    </w:p>
                    <w:p w:rsidR="0025640B" w:rsidRDefault="0025640B">
                      <w:pPr>
                        <w:spacing w:line="360" w:lineRule="auto"/>
                        <w:rPr>
                          <w:rFonts w:ascii="Calibri" w:hAnsi="Calibri" w:cs="Calibri"/>
                        </w:rPr>
                      </w:pPr>
                    </w:p>
                    <w:p w:rsidR="0025640B" w:rsidRDefault="0025640B">
                      <w:pPr>
                        <w:spacing w:line="360" w:lineRule="auto"/>
                        <w:rPr>
                          <w:rFonts w:ascii="Calibri" w:hAnsi="Calibri" w:cs="Calibri"/>
                        </w:rPr>
                      </w:pPr>
                      <w:r>
                        <w:rPr>
                          <w:rFonts w:ascii="Calibri" w:hAnsi="Calibri" w:cs="Calibri"/>
                        </w:rPr>
                        <w:t>Nome</w:t>
                      </w:r>
                      <w:del w:id="113" w:author="Lucas Abdalla Menezes" w:date="2020-03-08T19:37:00Z">
                        <w:r w:rsidDel="009A7ABD">
                          <w:rPr>
                            <w:rFonts w:ascii="Calibri" w:hAnsi="Calibri" w:cs="Calibri"/>
                          </w:rPr>
                          <w:delText>:</w:delText>
                        </w:r>
                        <w:r w:rsidRPr="009A7ABD" w:rsidDel="009A7ABD">
                          <w:rPr>
                            <w:rFonts w:ascii="Calibri" w:hAnsi="Calibri" w:cs="Calibri"/>
                            <w:u w:val="single"/>
                            <w:rPrChange w:id="114" w:author="Lucas Abdalla Menezes" w:date="2020-03-08T19:37:00Z">
                              <w:rPr>
                                <w:rFonts w:ascii="Calibri" w:hAnsi="Calibri" w:cs="Calibri"/>
                              </w:rPr>
                            </w:rPrChange>
                          </w:rPr>
                          <w:delText>____________________</w:delText>
                        </w:r>
                        <w:r w:rsidDel="009A7ABD">
                          <w:rPr>
                            <w:rFonts w:ascii="Calibri" w:hAnsi="Calibri" w:cs="Calibri"/>
                          </w:rPr>
                          <w:delText xml:space="preserve">__________________________________________________________________________                            </w:delText>
                        </w:r>
                      </w:del>
                      <w:ins w:id="115" w:author="Lucas Abdalla Menezes" w:date="2020-03-08T19:37:00Z">
                        <w:r w:rsidR="009A7ABD">
                          <w:rPr>
                            <w:rFonts w:ascii="Calibri" w:hAnsi="Calibri" w:cs="Calibri"/>
                          </w:rPr>
                          <w:t>:</w:t>
                        </w:r>
                        <w:r w:rsidR="009A7ABD">
                          <w:rPr>
                            <w:rFonts w:ascii="Calibri" w:hAnsi="Calibri" w:cs="Calibri"/>
                            <w:u w:val="single"/>
                          </w:rPr>
                          <w:t xml:space="preserve">  Rainer Zanghi_______</w:t>
                        </w:r>
                        <w:r w:rsidR="009A7ABD">
                          <w:rPr>
                            <w:rFonts w:ascii="Calibri" w:hAnsi="Calibri" w:cs="Calibri"/>
                          </w:rPr>
                          <w:t xml:space="preserve">__________________________________________________________________________                            </w:t>
                        </w:r>
                      </w:ins>
                    </w:p>
                    <w:p w:rsidR="0025640B" w:rsidRDefault="0025640B">
                      <w:pPr>
                        <w:spacing w:line="360" w:lineRule="auto"/>
                        <w:rPr>
                          <w:rFonts w:ascii="Calibri" w:hAnsi="Calibri" w:cs="Calibri"/>
                        </w:rPr>
                      </w:pPr>
                      <w:r>
                        <w:rPr>
                          <w:rFonts w:ascii="Calibri" w:hAnsi="Calibri" w:cs="Calibri"/>
                        </w:rPr>
                        <w:t>Matrícula Siape</w:t>
                      </w:r>
                      <w:del w:id="116" w:author="Lucas Abdalla Menezes" w:date="2020-03-08T19:37:00Z">
                        <w:r w:rsidDel="009A7ABD">
                          <w:rPr>
                            <w:rFonts w:ascii="Calibri" w:hAnsi="Calibri" w:cs="Calibri"/>
                          </w:rPr>
                          <w:delText>:_</w:delText>
                        </w:r>
                        <w:r w:rsidRPr="009A7ABD" w:rsidDel="009A7ABD">
                          <w:rPr>
                            <w:rFonts w:ascii="Calibri" w:hAnsi="Calibri" w:cs="Calibri"/>
                            <w:u w:val="single"/>
                            <w:rPrChange w:id="117" w:author="Lucas Abdalla Menezes" w:date="2020-03-08T19:37:00Z">
                              <w:rPr>
                                <w:rFonts w:ascii="Calibri" w:hAnsi="Calibri" w:cs="Calibri"/>
                              </w:rPr>
                            </w:rPrChange>
                          </w:rPr>
                          <w:delText>___________</w:delText>
                        </w:r>
                        <w:r w:rsidDel="009A7ABD">
                          <w:rPr>
                            <w:rFonts w:ascii="Calibri" w:hAnsi="Calibri" w:cs="Calibri"/>
                          </w:rPr>
                          <w:delText>______________________</w:delText>
                        </w:r>
                      </w:del>
                      <w:ins w:id="118" w:author="Lucas Abdalla Menezes" w:date="2020-03-08T19:37:00Z">
                        <w:r w:rsidR="009A7ABD">
                          <w:rPr>
                            <w:rFonts w:ascii="Calibri" w:hAnsi="Calibri" w:cs="Calibri"/>
                          </w:rPr>
                          <w:t>:_</w:t>
                        </w:r>
                        <w:r w:rsidR="009A7ABD">
                          <w:rPr>
                            <w:rFonts w:ascii="Calibri" w:hAnsi="Calibri" w:cs="Calibri"/>
                            <w:u w:val="single"/>
                          </w:rPr>
                          <w:t>2393115__</w:t>
                        </w:r>
                        <w:r w:rsidR="009A7ABD" w:rsidRPr="009A7ABD">
                          <w:rPr>
                            <w:rFonts w:ascii="Calibri" w:hAnsi="Calibri" w:cs="Calibri"/>
                            <w:u w:val="single"/>
                            <w:rPrChange w:id="119" w:author="Lucas Abdalla Menezes" w:date="2020-03-08T19:37:00Z">
                              <w:rPr>
                                <w:rFonts w:ascii="Calibri" w:hAnsi="Calibri" w:cs="Calibri"/>
                              </w:rPr>
                            </w:rPrChange>
                          </w:rPr>
                          <w:t>_</w:t>
                        </w:r>
                        <w:r w:rsidR="009A7ABD">
                          <w:rPr>
                            <w:rFonts w:ascii="Calibri" w:hAnsi="Calibri" w:cs="Calibri"/>
                          </w:rPr>
                          <w:t>______________________</w:t>
                        </w:r>
                      </w:ins>
                      <w:r>
                        <w:rPr>
                          <w:rFonts w:ascii="Calibri" w:hAnsi="Calibri" w:cs="Calibri"/>
                        </w:rPr>
                        <w:t xml:space="preserve">CPF:_________________________________________________                           </w:t>
                      </w:r>
                    </w:p>
                    <w:p w:rsidR="0025640B" w:rsidRDefault="0025640B">
                      <w:pPr>
                        <w:spacing w:line="360" w:lineRule="auto"/>
                        <w:rPr>
                          <w:rFonts w:ascii="Calibri" w:hAnsi="Calibri" w:cs="Calibri"/>
                        </w:rPr>
                      </w:pPr>
                      <w:r>
                        <w:rPr>
                          <w:rFonts w:ascii="Calibri" w:hAnsi="Calibri" w:cs="Calibri"/>
                        </w:rPr>
                        <w:t>Endereço</w:t>
                      </w:r>
                      <w:del w:id="120" w:author="Lucas Abdalla Menezes" w:date="2020-03-08T19:38:00Z">
                        <w:r w:rsidDel="00DF4738">
                          <w:rPr>
                            <w:rFonts w:ascii="Calibri" w:hAnsi="Calibri" w:cs="Calibri"/>
                          </w:rPr>
                          <w:delText>:___________________________________________________________________________________________</w:delText>
                        </w:r>
                      </w:del>
                      <w:ins w:id="121" w:author="Lucas Abdalla Menezes" w:date="2020-03-08T19:38:00Z">
                        <w:r w:rsidR="00C75769">
                          <w:rPr>
                            <w:rFonts w:ascii="Calibri" w:hAnsi="Calibri" w:cs="Calibri"/>
                          </w:rPr>
                          <w:t>:</w:t>
                        </w:r>
                        <w:r w:rsidR="00C75769">
                          <w:rPr>
                            <w:rFonts w:ascii="Calibri" w:hAnsi="Calibri" w:cs="Calibri"/>
                            <w:u w:val="single"/>
                          </w:rPr>
                          <w:t xml:space="preserve"> </w:t>
                        </w:r>
                        <w:r w:rsidR="00C75769">
                          <w:rPr>
                            <w:rFonts w:ascii="Calibri" w:hAnsi="Calibri" w:cs="Calibri"/>
                          </w:rPr>
                          <w:t>_</w:t>
                        </w:r>
                        <w:r w:rsidR="00DF4738">
                          <w:rPr>
                            <w:rFonts w:ascii="Calibri" w:hAnsi="Calibri" w:cs="Calibri"/>
                            <w:u w:val="single"/>
                          </w:rPr>
                          <w:t>Rua Passo da Pátria, 156 – Bloco D, Sala 421___</w:t>
                        </w:r>
                        <w:r w:rsidR="00DF4738">
                          <w:rPr>
                            <w:rFonts w:ascii="Calibri" w:hAnsi="Calibri" w:cs="Calibri"/>
                          </w:rPr>
                          <w:t>___________________________________________________</w:t>
                        </w:r>
                      </w:ins>
                    </w:p>
                    <w:p w:rsidR="0025640B" w:rsidRDefault="0025640B">
                      <w:pPr>
                        <w:spacing w:line="360" w:lineRule="auto"/>
                        <w:rPr>
                          <w:rFonts w:ascii="Calibri" w:hAnsi="Calibri" w:cs="Calibri"/>
                        </w:rPr>
                      </w:pPr>
                      <w:r>
                        <w:rPr>
                          <w:rFonts w:ascii="Calibri" w:hAnsi="Calibri" w:cs="Calibri"/>
                        </w:rPr>
                        <w:t>Bairro</w:t>
                      </w:r>
                      <w:del w:id="122" w:author="Lucas Abdalla Menezes" w:date="2020-03-08T19:38:00Z">
                        <w:r w:rsidDel="00C75769">
                          <w:rPr>
                            <w:rFonts w:ascii="Calibri" w:hAnsi="Calibri" w:cs="Calibri"/>
                          </w:rPr>
                          <w:delText>:_</w:delText>
                        </w:r>
                        <w:r w:rsidRPr="00C75769" w:rsidDel="00C75769">
                          <w:rPr>
                            <w:rFonts w:ascii="Calibri" w:hAnsi="Calibri" w:cs="Calibri"/>
                            <w:u w:val="single"/>
                            <w:rPrChange w:id="123" w:author="Lucas Abdalla Menezes" w:date="2020-03-08T19:38:00Z">
                              <w:rPr>
                                <w:rFonts w:ascii="Calibri" w:hAnsi="Calibri" w:cs="Calibri"/>
                              </w:rPr>
                            </w:rPrChange>
                          </w:rPr>
                          <w:delText>_____________________</w:delText>
                        </w:r>
                        <w:r w:rsidDel="00C75769">
                          <w:rPr>
                            <w:rFonts w:ascii="Calibri" w:hAnsi="Calibri" w:cs="Calibri"/>
                          </w:rPr>
                          <w:delText>____________________</w:delText>
                        </w:r>
                      </w:del>
                      <w:ins w:id="124" w:author="Lucas Abdalla Menezes" w:date="2020-03-08T19:38:00Z">
                        <w:r w:rsidR="00C75769">
                          <w:rPr>
                            <w:rFonts w:ascii="Calibri" w:hAnsi="Calibri" w:cs="Calibri"/>
                          </w:rPr>
                          <w:t>:_</w:t>
                        </w:r>
                        <w:r w:rsidR="00C75769">
                          <w:rPr>
                            <w:rFonts w:ascii="Calibri" w:hAnsi="Calibri" w:cs="Calibri"/>
                            <w:u w:val="single"/>
                          </w:rPr>
                          <w:t>São</w:t>
                        </w:r>
                      </w:ins>
                      <w:ins w:id="125" w:author="Lucas Abdalla Menezes" w:date="2020-03-08T19:39:00Z">
                        <w:r w:rsidR="00C75769">
                          <w:rPr>
                            <w:rFonts w:ascii="Calibri" w:hAnsi="Calibri" w:cs="Calibri"/>
                            <w:u w:val="single"/>
                          </w:rPr>
                          <w:t>_</w:t>
                        </w:r>
                      </w:ins>
                      <w:ins w:id="126" w:author="Lucas Abdalla Menezes" w:date="2020-03-08T19:38:00Z">
                        <w:r w:rsidR="00C75769">
                          <w:rPr>
                            <w:rFonts w:ascii="Calibri" w:hAnsi="Calibri" w:cs="Calibri"/>
                            <w:u w:val="single"/>
                          </w:rPr>
                          <w:t>Domingos</w:t>
                        </w:r>
                        <w:r w:rsidR="00C75769">
                          <w:rPr>
                            <w:rFonts w:ascii="Calibri" w:hAnsi="Calibri" w:cs="Calibri"/>
                          </w:rPr>
                          <w:t>_____________</w:t>
                        </w:r>
                      </w:ins>
                      <w:ins w:id="127" w:author="Lucas Abdalla Menezes" w:date="2020-03-08T19:39:00Z">
                        <w:r w:rsidR="00C75769">
                          <w:rPr>
                            <w:rFonts w:ascii="Calibri" w:hAnsi="Calibri" w:cs="Calibri"/>
                          </w:rPr>
                          <w:t>______________</w:t>
                        </w:r>
                      </w:ins>
                      <w:ins w:id="128" w:author="Lucas Abdalla Menezes" w:date="2020-03-08T19:38:00Z">
                        <w:r w:rsidR="00C75769">
                          <w:rPr>
                            <w:rFonts w:ascii="Calibri" w:hAnsi="Calibri" w:cs="Calibri"/>
                          </w:rPr>
                          <w:t>_</w:t>
                        </w:r>
                      </w:ins>
                      <w:r>
                        <w:rPr>
                          <w:rFonts w:ascii="Calibri" w:hAnsi="Calibri" w:cs="Calibri"/>
                        </w:rPr>
                        <w:t>Cidade</w:t>
                      </w:r>
                      <w:del w:id="129" w:author="Lucas Abdalla Menezes" w:date="2020-03-08T19:39:00Z">
                        <w:r w:rsidDel="00C75769">
                          <w:rPr>
                            <w:rFonts w:ascii="Calibri" w:hAnsi="Calibri" w:cs="Calibri"/>
                          </w:rPr>
                          <w:delText>:_</w:delText>
                        </w:r>
                        <w:r w:rsidRPr="00C75769" w:rsidDel="00C75769">
                          <w:rPr>
                            <w:rFonts w:ascii="Calibri" w:hAnsi="Calibri" w:cs="Calibri"/>
                            <w:u w:val="single"/>
                            <w:rPrChange w:id="130" w:author="Lucas Abdalla Menezes" w:date="2020-03-08T19:39:00Z">
                              <w:rPr>
                                <w:rFonts w:ascii="Calibri" w:hAnsi="Calibri" w:cs="Calibri"/>
                              </w:rPr>
                            </w:rPrChange>
                          </w:rPr>
                          <w:delText>______</w:delText>
                        </w:r>
                        <w:r w:rsidDel="00C75769">
                          <w:rPr>
                            <w:rFonts w:ascii="Calibri" w:hAnsi="Calibri" w:cs="Calibri"/>
                          </w:rPr>
                          <w:delText>_______________________________________</w:delText>
                        </w:r>
                      </w:del>
                      <w:ins w:id="131" w:author="Lucas Abdalla Menezes" w:date="2020-03-08T19:39:00Z">
                        <w:r w:rsidR="00C75769">
                          <w:rPr>
                            <w:rFonts w:ascii="Calibri" w:hAnsi="Calibri" w:cs="Calibri"/>
                          </w:rPr>
                          <w:t>:_</w:t>
                        </w:r>
                        <w:r w:rsidR="00C75769">
                          <w:rPr>
                            <w:rFonts w:ascii="Calibri" w:hAnsi="Calibri" w:cs="Calibri"/>
                            <w:u w:val="single"/>
                          </w:rPr>
                          <w:t>Niterói_</w:t>
                        </w:r>
                        <w:r w:rsidR="00C75769">
                          <w:rPr>
                            <w:rFonts w:ascii="Calibri" w:hAnsi="Calibri" w:cs="Calibri"/>
                          </w:rPr>
                          <w:t>_______________________________________</w:t>
                        </w:r>
                      </w:ins>
                      <w:r>
                        <w:rPr>
                          <w:rFonts w:ascii="Calibri" w:hAnsi="Calibri" w:cs="Calibri"/>
                        </w:rPr>
                        <w:t>UF</w:t>
                      </w:r>
                      <w:del w:id="132" w:author="Lucas Abdalla Menezes" w:date="2020-03-08T19:40:00Z">
                        <w:r w:rsidDel="00BB69FC">
                          <w:rPr>
                            <w:rFonts w:ascii="Calibri" w:hAnsi="Calibri" w:cs="Calibri"/>
                          </w:rPr>
                          <w:delText>:_</w:delText>
                        </w:r>
                        <w:r w:rsidRPr="00BB69FC" w:rsidDel="00BB69FC">
                          <w:rPr>
                            <w:rFonts w:ascii="Calibri" w:hAnsi="Calibri" w:cs="Calibri"/>
                            <w:u w:val="single"/>
                            <w:rPrChange w:id="133" w:author="Lucas Abdalla Menezes" w:date="2020-03-08T19:40:00Z">
                              <w:rPr>
                                <w:rFonts w:ascii="Calibri" w:hAnsi="Calibri" w:cs="Calibri"/>
                              </w:rPr>
                            </w:rPrChange>
                          </w:rPr>
                          <w:delText>___</w:delText>
                        </w:r>
                        <w:r w:rsidDel="00BB69FC">
                          <w:rPr>
                            <w:rFonts w:ascii="Calibri" w:hAnsi="Calibri" w:cs="Calibri"/>
                          </w:rPr>
                          <w:delText>__________</w:delText>
                        </w:r>
                      </w:del>
                      <w:ins w:id="134" w:author="Lucas Abdalla Menezes" w:date="2020-03-08T19:40:00Z">
                        <w:r w:rsidR="00BB69FC">
                          <w:rPr>
                            <w:rFonts w:ascii="Calibri" w:hAnsi="Calibri" w:cs="Calibri"/>
                          </w:rPr>
                          <w:t>:_</w:t>
                        </w:r>
                        <w:r w:rsidR="00BB69FC">
                          <w:rPr>
                            <w:rFonts w:ascii="Calibri" w:hAnsi="Calibri" w:cs="Calibri"/>
                            <w:u w:val="single"/>
                          </w:rPr>
                          <w:t>RJ__</w:t>
                        </w:r>
                        <w:r w:rsidR="00BB69FC">
                          <w:rPr>
                            <w:rFonts w:ascii="Calibri" w:hAnsi="Calibri" w:cs="Calibri"/>
                          </w:rPr>
                          <w:t>__________</w:t>
                        </w:r>
                      </w:ins>
                      <w:r>
                        <w:rPr>
                          <w:rFonts w:ascii="Calibri" w:hAnsi="Calibri" w:cs="Calibri"/>
                        </w:rPr>
                        <w:t>CEP</w:t>
                      </w:r>
                      <w:del w:id="135" w:author="Lucas Abdalla Menezes" w:date="2020-03-08T19:41:00Z">
                        <w:r w:rsidDel="00BB69FC">
                          <w:rPr>
                            <w:rFonts w:ascii="Calibri" w:hAnsi="Calibri" w:cs="Calibri"/>
                          </w:rPr>
                          <w:delText>:_</w:delText>
                        </w:r>
                        <w:r w:rsidRPr="00BB69FC" w:rsidDel="00BB69FC">
                          <w:rPr>
                            <w:rFonts w:ascii="Calibri" w:hAnsi="Calibri" w:cs="Calibri"/>
                            <w:u w:val="single"/>
                            <w:rPrChange w:id="136" w:author="Lucas Abdalla Menezes" w:date="2020-03-08T19:40:00Z">
                              <w:rPr>
                                <w:rFonts w:ascii="Calibri" w:hAnsi="Calibri" w:cs="Calibri"/>
                              </w:rPr>
                            </w:rPrChange>
                          </w:rPr>
                          <w:delText>______</w:delText>
                        </w:r>
                        <w:r w:rsidDel="00BB69FC">
                          <w:rPr>
                            <w:rFonts w:ascii="Calibri" w:hAnsi="Calibri" w:cs="Calibri"/>
                          </w:rPr>
                          <w:delText>____________________</w:delText>
                        </w:r>
                      </w:del>
                      <w:ins w:id="137" w:author="Lucas Abdalla Menezes" w:date="2020-03-08T19:41:00Z">
                        <w:r w:rsidR="00BB69FC">
                          <w:rPr>
                            <w:rFonts w:ascii="Calibri" w:hAnsi="Calibri" w:cs="Calibri"/>
                          </w:rPr>
                          <w:t>:_</w:t>
                        </w:r>
                        <w:r w:rsidR="00BB69FC">
                          <w:rPr>
                            <w:rFonts w:ascii="Calibri" w:hAnsi="Calibri" w:cs="Calibri"/>
                            <w:u w:val="single"/>
                          </w:rPr>
                          <w:t>24210-240</w:t>
                        </w:r>
                        <w:r w:rsidR="00BB69FC">
                          <w:rPr>
                            <w:rFonts w:ascii="Calibri" w:hAnsi="Calibri" w:cs="Calibri"/>
                          </w:rPr>
                          <w:t>_______________</w:t>
                        </w:r>
                      </w:ins>
                      <w:r>
                        <w:rPr>
                          <w:rFonts w:ascii="Calibri" w:hAnsi="Calibri" w:cs="Calibri"/>
                        </w:rPr>
                        <w:t>E-mail:_</w:t>
                      </w:r>
                      <w:del w:id="138" w:author="Lucas Abdalla Menezes" w:date="2020-03-08T19:41:00Z">
                        <w:r w:rsidRPr="00BB69FC" w:rsidDel="00BB69FC">
                          <w:rPr>
                            <w:rFonts w:ascii="Calibri" w:hAnsi="Calibri" w:cs="Calibri"/>
                            <w:u w:val="single"/>
                            <w:rPrChange w:id="139" w:author="Lucas Abdalla Menezes" w:date="2020-03-08T19:41:00Z">
                              <w:rPr>
                                <w:rFonts w:ascii="Calibri" w:hAnsi="Calibri" w:cs="Calibri"/>
                              </w:rPr>
                            </w:rPrChange>
                          </w:rPr>
                          <w:delText>________________</w:delText>
                        </w:r>
                      </w:del>
                      <w:ins w:id="140" w:author="Lucas Abdalla Menezes" w:date="2020-03-08T19:41:00Z">
                        <w:r w:rsidR="00BB69FC">
                          <w:rPr>
                            <w:rFonts w:ascii="Calibri" w:hAnsi="Calibri" w:cs="Calibri"/>
                            <w:u w:val="single"/>
                          </w:rPr>
                          <w:t>rzanghi@id.uff.br___</w:t>
                        </w:r>
                      </w:ins>
                      <w:r>
                        <w:rPr>
                          <w:rFonts w:ascii="Calibri" w:hAnsi="Calibri" w:cs="Calibri"/>
                        </w:rPr>
                        <w:t>____________________</w:t>
                      </w:r>
                      <w:del w:id="141" w:author="Lucas Abdalla Menezes" w:date="2020-03-08T19:39:00Z">
                        <w:r w:rsidDel="00C75769">
                          <w:rPr>
                            <w:rFonts w:ascii="Calibri" w:hAnsi="Calibri" w:cs="Calibri"/>
                          </w:rPr>
                          <w:delText>-</w:delText>
                        </w:r>
                      </w:del>
                      <w:r>
                        <w:rPr>
                          <w:rFonts w:ascii="Calibri" w:hAnsi="Calibri" w:cs="Calibri"/>
                        </w:rPr>
                        <w:t xml:space="preserve">_________ </w:t>
                      </w:r>
                      <w:del w:id="142" w:author="Lucas Abdalla Menezes" w:date="2020-03-08T19:40:00Z">
                        <w:r w:rsidDel="00BB69FC">
                          <w:rPr>
                            <w:rFonts w:ascii="Calibri" w:hAnsi="Calibri" w:cs="Calibri"/>
                          </w:rPr>
                          <w:delText xml:space="preserve"> </w:delText>
                        </w:r>
                      </w:del>
                      <w:r>
                        <w:rPr>
                          <w:rFonts w:ascii="Calibri" w:hAnsi="Calibri" w:cs="Calibri"/>
                        </w:rPr>
                        <w:t>Telefone 1: (</w:t>
                      </w:r>
                      <w:del w:id="143" w:author="Lucas Abdalla Menezes" w:date="2020-03-08T19:17:00Z">
                        <w:r w:rsidRPr="00BB69FC" w:rsidDel="009E4841">
                          <w:rPr>
                            <w:rFonts w:ascii="Calibri" w:hAnsi="Calibri" w:cs="Calibri"/>
                            <w:u w:val="single"/>
                            <w:rPrChange w:id="144" w:author="Lucas Abdalla Menezes" w:date="2020-03-08T19:41:00Z">
                              <w:rPr>
                                <w:rFonts w:ascii="Calibri" w:hAnsi="Calibri" w:cs="Calibri"/>
                              </w:rPr>
                            </w:rPrChange>
                          </w:rPr>
                          <w:delText>__</w:delText>
                        </w:r>
                      </w:del>
                      <w:ins w:id="145" w:author="Lucas Abdalla Menezes" w:date="2020-03-08T19:17:00Z">
                        <w:r w:rsidR="009E4841" w:rsidRPr="00BB69FC">
                          <w:rPr>
                            <w:rFonts w:ascii="Calibri" w:hAnsi="Calibri" w:cs="Calibri"/>
                            <w:u w:val="single"/>
                            <w:rPrChange w:id="146" w:author="Lucas Abdalla Menezes" w:date="2020-03-08T19:41:00Z">
                              <w:rPr>
                                <w:rFonts w:ascii="Calibri" w:hAnsi="Calibri" w:cs="Calibri"/>
                              </w:rPr>
                            </w:rPrChange>
                          </w:rPr>
                          <w:t>21</w:t>
                        </w:r>
                      </w:ins>
                      <w:r>
                        <w:rPr>
                          <w:rFonts w:ascii="Calibri" w:hAnsi="Calibri" w:cs="Calibri"/>
                        </w:rPr>
                        <w:t>__</w:t>
                      </w:r>
                      <w:del w:id="147" w:author="Lucas Abdalla Menezes" w:date="2020-03-08T19:41:00Z">
                        <w:r w:rsidDel="00BB69FC">
                          <w:rPr>
                            <w:rFonts w:ascii="Calibri" w:hAnsi="Calibri" w:cs="Calibri"/>
                          </w:rPr>
                          <w:delText>_</w:delText>
                        </w:r>
                      </w:del>
                      <w:r>
                        <w:rPr>
                          <w:rFonts w:ascii="Calibri" w:hAnsi="Calibri" w:cs="Calibri"/>
                        </w:rPr>
                        <w:t>)</w:t>
                      </w:r>
                      <w:del w:id="148" w:author="Lucas Abdalla Menezes" w:date="2020-03-08T19:41:00Z">
                        <w:r w:rsidDel="00BB69FC">
                          <w:rPr>
                            <w:rFonts w:ascii="Calibri" w:hAnsi="Calibri" w:cs="Calibri"/>
                          </w:rPr>
                          <w:delText>_</w:delText>
                        </w:r>
                      </w:del>
                      <w:ins w:id="149" w:author="Lucas Abdalla Menezes" w:date="2020-03-08T19:43:00Z">
                        <w:r w:rsidR="00DA71B0">
                          <w:rPr>
                            <w:rFonts w:ascii="Calibri" w:hAnsi="Calibri" w:cs="Calibri"/>
                            <w:u w:val="single"/>
                          </w:rPr>
                          <w:t xml:space="preserve"> </w:t>
                        </w:r>
                      </w:ins>
                      <w:del w:id="150" w:author="Lucas Abdalla Menezes" w:date="2020-03-08T19:43:00Z">
                        <w:r w:rsidDel="00DA71B0">
                          <w:rPr>
                            <w:rFonts w:ascii="Calibri" w:hAnsi="Calibri" w:cs="Calibri"/>
                          </w:rPr>
                          <w:delText>_</w:delText>
                        </w:r>
                      </w:del>
                      <w:ins w:id="151" w:author="Lucas Abdalla Menezes" w:date="2020-03-08T19:41:00Z">
                        <w:r w:rsidR="00BB69FC">
                          <w:rPr>
                            <w:rFonts w:ascii="Calibri" w:hAnsi="Calibri" w:cs="Calibri"/>
                            <w:u w:val="single"/>
                          </w:rPr>
                          <w:t>2629-5368</w:t>
                        </w:r>
                      </w:ins>
                      <w:del w:id="152" w:author="Lucas Abdalla Menezes" w:date="2020-03-08T19:41:00Z">
                        <w:r w:rsidDel="00BB69FC">
                          <w:rPr>
                            <w:rFonts w:ascii="Calibri" w:hAnsi="Calibri" w:cs="Calibri"/>
                          </w:rPr>
                          <w:delText>____________</w:delText>
                        </w:r>
                      </w:del>
                      <w:r>
                        <w:rPr>
                          <w:rFonts w:ascii="Calibri" w:hAnsi="Calibri" w:cs="Calibri"/>
                        </w:rPr>
                        <w:t>_________________Telefone 2: (____</w:t>
                      </w:r>
                      <w:proofErr w:type="gramStart"/>
                      <w:r>
                        <w:rPr>
                          <w:rFonts w:ascii="Calibri" w:hAnsi="Calibri" w:cs="Calibri"/>
                        </w:rPr>
                        <w:t>_)_</w:t>
                      </w:r>
                      <w:proofErr w:type="gramEnd"/>
                      <w:r>
                        <w:rPr>
                          <w:rFonts w:ascii="Calibri" w:hAnsi="Calibri" w:cs="Calibri"/>
                        </w:rPr>
                        <w:t>____________________________________</w:t>
                      </w:r>
                    </w:p>
                    <w:p w:rsidR="0025640B" w:rsidRDefault="0025640B">
                      <w:pPr>
                        <w:spacing w:line="360" w:lineRule="auto"/>
                        <w:rPr>
                          <w:rFonts w:ascii="Calibri" w:hAnsi="Calibri" w:cs="Calibri"/>
                        </w:rPr>
                      </w:pPr>
                    </w:p>
                  </w:txbxContent>
                </v:textbox>
                <w10:wrap anchorx="margin"/>
              </v:shape>
            </w:pict>
          </mc:Fallback>
        </mc:AlternateContent>
      </w:r>
    </w:p>
    <w:p w:rsidR="00B959BC" w:rsidRDefault="00B959BC">
      <w:pPr>
        <w:pStyle w:val="Corpodetexto"/>
        <w:jc w:val="center"/>
        <w:rPr>
          <w:rFonts w:ascii="Times New Roman" w:hAnsi="Times New Roman" w:cs="Times New Roman"/>
          <w:b/>
          <w:bCs/>
          <w:sz w:val="22"/>
          <w:szCs w:val="22"/>
          <w:u w:val="single"/>
        </w:rPr>
      </w:pPr>
    </w:p>
    <w:p w:rsidR="00B959BC" w:rsidRDefault="00B959BC">
      <w:pPr>
        <w:pStyle w:val="Corpodetexto"/>
        <w:jc w:val="center"/>
        <w:rPr>
          <w:rFonts w:ascii="Times New Roman" w:hAnsi="Times New Roman" w:cs="Times New Roman"/>
          <w:b/>
          <w:bCs/>
          <w:sz w:val="22"/>
          <w:szCs w:val="22"/>
          <w:u w:val="single"/>
          <w:lang w:eastAsia="pt-BR"/>
        </w:rPr>
      </w:pPr>
    </w:p>
    <w:p w:rsidR="00B959BC" w:rsidRDefault="00B959BC">
      <w:pPr>
        <w:pStyle w:val="Corpodetexto"/>
        <w:jc w:val="center"/>
        <w:rPr>
          <w:rFonts w:ascii="Times New Roman" w:hAnsi="Times New Roman" w:cs="Times New Roman"/>
          <w:b/>
          <w:bCs/>
          <w:sz w:val="22"/>
          <w:szCs w:val="22"/>
          <w:u w:val="single"/>
          <w:lang w:eastAsia="pt-BR"/>
        </w:rPr>
      </w:pPr>
    </w:p>
    <w:p w:rsidR="00B959BC" w:rsidRDefault="00B959BC">
      <w:pPr>
        <w:pStyle w:val="Corpodetexto"/>
        <w:jc w:val="center"/>
        <w:rPr>
          <w:rFonts w:ascii="Times New Roman" w:hAnsi="Times New Roman" w:cs="Times New Roman"/>
          <w:b/>
          <w:bCs/>
          <w:sz w:val="22"/>
          <w:szCs w:val="22"/>
          <w:u w:val="single"/>
          <w:lang w:eastAsia="pt-BR"/>
        </w:rPr>
      </w:pPr>
    </w:p>
    <w:p w:rsidR="00B959BC" w:rsidRDefault="00B959BC">
      <w:pPr>
        <w:pStyle w:val="Corpodetexto"/>
        <w:jc w:val="center"/>
        <w:rPr>
          <w:rFonts w:ascii="Times New Roman" w:hAnsi="Times New Roman" w:cs="Times New Roman"/>
          <w:b/>
          <w:bCs/>
          <w:sz w:val="22"/>
          <w:szCs w:val="22"/>
          <w:u w:val="single"/>
          <w:lang w:eastAsia="pt-BR"/>
        </w:rPr>
      </w:pPr>
    </w:p>
    <w:p w:rsidR="00B959BC" w:rsidRDefault="00B959BC">
      <w:pPr>
        <w:pStyle w:val="Corpodetexto"/>
        <w:jc w:val="center"/>
        <w:rPr>
          <w:rFonts w:ascii="Times New Roman" w:hAnsi="Times New Roman" w:cs="Times New Roman"/>
          <w:b/>
          <w:bCs/>
          <w:sz w:val="22"/>
          <w:szCs w:val="22"/>
          <w:u w:val="single"/>
          <w:lang w:eastAsia="pt-BR"/>
        </w:rPr>
      </w:pPr>
    </w:p>
    <w:p w:rsidR="00B959BC" w:rsidRDefault="00B959BC">
      <w:pPr>
        <w:pStyle w:val="Corpodetexto"/>
        <w:jc w:val="center"/>
        <w:rPr>
          <w:rFonts w:ascii="Times New Roman" w:hAnsi="Times New Roman" w:cs="Times New Roman"/>
          <w:b/>
          <w:bCs/>
          <w:sz w:val="22"/>
          <w:szCs w:val="22"/>
          <w:u w:val="single"/>
          <w:lang w:eastAsia="pt-BR"/>
        </w:rPr>
      </w:pPr>
    </w:p>
    <w:p w:rsidR="00B959BC" w:rsidRDefault="00B959BC">
      <w:pPr>
        <w:rPr>
          <w:b/>
          <w:bCs/>
          <w:sz w:val="22"/>
          <w:szCs w:val="22"/>
          <w:u w:val="single"/>
          <w:lang w:eastAsia="pt-BR"/>
        </w:rPr>
      </w:pPr>
    </w:p>
    <w:p w:rsidR="00B959BC" w:rsidRDefault="000A5949">
      <w:pPr>
        <w:pStyle w:val="Ttulo5"/>
        <w:spacing w:line="480" w:lineRule="auto"/>
        <w:rPr>
          <w:sz w:val="22"/>
          <w:szCs w:val="22"/>
          <w:u w:val="single"/>
        </w:rPr>
      </w:pPr>
      <w:r>
        <w:rPr>
          <w:noProof/>
          <w:lang w:eastAsia="pt-BR"/>
        </w:rPr>
        <mc:AlternateContent>
          <mc:Choice Requires="wps">
            <w:drawing>
              <wp:anchor distT="0" distB="0" distL="114935" distR="114935" simplePos="0" relativeHeight="52" behindDoc="0" locked="0" layoutInCell="1" allowOverlap="1" wp14:anchorId="05053C1C" wp14:editId="34DFBB77">
                <wp:simplePos x="0" y="0"/>
                <wp:positionH relativeFrom="margin">
                  <wp:align>center</wp:align>
                </wp:positionH>
                <wp:positionV relativeFrom="paragraph">
                  <wp:posOffset>88900</wp:posOffset>
                </wp:positionV>
                <wp:extent cx="6518275" cy="2369489"/>
                <wp:effectExtent l="0" t="0" r="15875" b="12065"/>
                <wp:wrapNone/>
                <wp:docPr id="3" name="Quadro3"/>
                <wp:cNvGraphicFramePr/>
                <a:graphic xmlns:a="http://schemas.openxmlformats.org/drawingml/2006/main">
                  <a:graphicData uri="http://schemas.microsoft.com/office/word/2010/wordprocessingShape">
                    <wps:wsp>
                      <wps:cNvSpPr txBox="1"/>
                      <wps:spPr>
                        <a:xfrm>
                          <a:off x="0" y="0"/>
                          <a:ext cx="6518275" cy="2369489"/>
                        </a:xfrm>
                        <a:prstGeom prst="rect">
                          <a:avLst/>
                        </a:prstGeom>
                        <a:solidFill>
                          <a:srgbClr val="FFFFFF"/>
                        </a:solidFill>
                        <a:ln w="9525">
                          <a:solidFill>
                            <a:srgbClr val="272727"/>
                          </a:solidFill>
                        </a:ln>
                      </wps:spPr>
                      <wps:txbx>
                        <w:txbxContent>
                          <w:p w:rsidR="0025640B" w:rsidRDefault="0025640B">
                            <w:pPr>
                              <w:pBdr>
                                <w:bottom w:val="single" w:sz="12" w:space="1" w:color="000000"/>
                              </w:pBdr>
                              <w:shd w:val="clear" w:color="auto" w:fill="D9D9D9"/>
                              <w:jc w:val="center"/>
                              <w:rPr>
                                <w:rFonts w:ascii="Calibri" w:hAnsi="Calibri" w:cs="Calibri"/>
                              </w:rPr>
                            </w:pPr>
                            <w:r>
                              <w:rPr>
                                <w:rFonts w:ascii="Calibri" w:hAnsi="Calibri" w:cs="Calibri"/>
                              </w:rPr>
                              <w:t>DADOS DO BOLSISTA</w:t>
                            </w:r>
                          </w:p>
                          <w:p w:rsidR="0025640B" w:rsidRDefault="0025640B">
                            <w:pPr>
                              <w:spacing w:line="360" w:lineRule="auto"/>
                              <w:rPr>
                                <w:rFonts w:ascii="Calibri" w:hAnsi="Calibri" w:cs="Calibri"/>
                              </w:rPr>
                            </w:pPr>
                          </w:p>
                          <w:p w:rsidR="0025640B" w:rsidRDefault="0025640B">
                            <w:pPr>
                              <w:spacing w:line="360" w:lineRule="auto"/>
                              <w:rPr>
                                <w:rFonts w:ascii="Calibri" w:hAnsi="Calibri" w:cs="Calibri"/>
                              </w:rPr>
                            </w:pPr>
                            <w:r>
                              <w:rPr>
                                <w:rFonts w:ascii="Calibri" w:hAnsi="Calibri" w:cs="Calibri"/>
                              </w:rPr>
                              <w:t>Nome:</w:t>
                            </w:r>
                            <w:ins w:id="153" w:author="Lucas Abdalla Menezes" w:date="2020-03-08T19:26:00Z">
                              <w:r w:rsidR="0024500A">
                                <w:rPr>
                                  <w:rFonts w:ascii="Calibri" w:hAnsi="Calibri" w:cs="Calibri"/>
                                  <w:u w:val="single"/>
                                </w:rPr>
                                <w:t xml:space="preserve"> </w:t>
                              </w:r>
                            </w:ins>
                            <w:del w:id="154" w:author="Lucas Abdalla Menezes" w:date="2020-03-08T19:18:00Z">
                              <w:r w:rsidRPr="009E4841" w:rsidDel="009E4841">
                                <w:rPr>
                                  <w:rFonts w:ascii="Calibri" w:hAnsi="Calibri" w:cs="Calibri"/>
                                  <w:u w:val="single"/>
                                  <w:rPrChange w:id="155" w:author="Lucas Abdalla Menezes" w:date="2020-03-08T19:18:00Z">
                                    <w:rPr>
                                      <w:rFonts w:ascii="Calibri" w:hAnsi="Calibri" w:cs="Calibri"/>
                                    </w:rPr>
                                  </w:rPrChange>
                                </w:rPr>
                                <w:delText>_____</w:delText>
                              </w:r>
                            </w:del>
                            <w:ins w:id="156" w:author="Lucas Abdalla Menezes" w:date="2020-03-08T19:18:00Z">
                              <w:r w:rsidR="009E4841" w:rsidRPr="009E4841">
                                <w:rPr>
                                  <w:rFonts w:ascii="Calibri" w:hAnsi="Calibri" w:cs="Calibri"/>
                                  <w:u w:val="single"/>
                                  <w:rPrChange w:id="157" w:author="Lucas Abdalla Menezes" w:date="2020-03-08T19:18:00Z">
                                    <w:rPr>
                                      <w:rFonts w:ascii="Calibri" w:hAnsi="Calibri" w:cs="Calibri"/>
                                    </w:rPr>
                                  </w:rPrChange>
                                </w:rPr>
                                <w:t>Lucas</w:t>
                              </w:r>
                            </w:ins>
                            <w:del w:id="158" w:author="Lucas Abdalla Menezes" w:date="2020-03-08T19:18:00Z">
                              <w:r w:rsidRPr="009E4841" w:rsidDel="009E4841">
                                <w:rPr>
                                  <w:rFonts w:ascii="Calibri" w:hAnsi="Calibri" w:cs="Calibri"/>
                                  <w:u w:val="single"/>
                                  <w:rPrChange w:id="159" w:author="Lucas Abdalla Menezes" w:date="2020-03-08T19:18:00Z">
                                    <w:rPr>
                                      <w:rFonts w:ascii="Calibri" w:hAnsi="Calibri" w:cs="Calibri"/>
                                    </w:rPr>
                                  </w:rPrChange>
                                </w:rPr>
                                <w:delText>_</w:delText>
                              </w:r>
                            </w:del>
                            <w:ins w:id="160" w:author="Lucas Abdalla Menezes" w:date="2020-03-08T19:18:00Z">
                              <w:r w:rsidR="009E4841" w:rsidRPr="009E4841">
                                <w:rPr>
                                  <w:rFonts w:ascii="Calibri" w:hAnsi="Calibri" w:cs="Calibri"/>
                                  <w:u w:val="single"/>
                                  <w:rPrChange w:id="161" w:author="Lucas Abdalla Menezes" w:date="2020-03-08T19:18:00Z">
                                    <w:rPr>
                                      <w:rFonts w:ascii="Calibri" w:hAnsi="Calibri" w:cs="Calibri"/>
                                    </w:rPr>
                                  </w:rPrChange>
                                </w:rPr>
                                <w:t xml:space="preserve"> </w:t>
                              </w:r>
                            </w:ins>
                            <w:del w:id="162" w:author="Lucas Abdalla Menezes" w:date="2020-03-08T19:18:00Z">
                              <w:r w:rsidRPr="009E4841" w:rsidDel="009E4841">
                                <w:rPr>
                                  <w:rFonts w:ascii="Calibri" w:hAnsi="Calibri" w:cs="Calibri"/>
                                  <w:u w:val="single"/>
                                  <w:rPrChange w:id="163" w:author="Lucas Abdalla Menezes" w:date="2020-03-08T19:18:00Z">
                                    <w:rPr>
                                      <w:rFonts w:ascii="Calibri" w:hAnsi="Calibri" w:cs="Calibri"/>
                                    </w:rPr>
                                  </w:rPrChange>
                                </w:rPr>
                                <w:delText>_______</w:delText>
                              </w:r>
                            </w:del>
                            <w:ins w:id="164" w:author="Lucas Abdalla Menezes" w:date="2020-03-08T19:18:00Z">
                              <w:r w:rsidR="009E4841" w:rsidRPr="009E4841">
                                <w:rPr>
                                  <w:rFonts w:ascii="Calibri" w:hAnsi="Calibri" w:cs="Calibri"/>
                                  <w:u w:val="single"/>
                                  <w:rPrChange w:id="165" w:author="Lucas Abdalla Menezes" w:date="2020-03-08T19:18:00Z">
                                    <w:rPr>
                                      <w:rFonts w:ascii="Calibri" w:hAnsi="Calibri" w:cs="Calibri"/>
                                    </w:rPr>
                                  </w:rPrChange>
                                </w:rPr>
                                <w:t>Abdalla</w:t>
                              </w:r>
                            </w:ins>
                            <w:del w:id="166" w:author="Lucas Abdalla Menezes" w:date="2020-03-08T19:18:00Z">
                              <w:r w:rsidRPr="009E4841" w:rsidDel="009E4841">
                                <w:rPr>
                                  <w:rFonts w:ascii="Calibri" w:hAnsi="Calibri" w:cs="Calibri"/>
                                  <w:u w:val="single"/>
                                  <w:rPrChange w:id="167" w:author="Lucas Abdalla Menezes" w:date="2020-03-08T19:18:00Z">
                                    <w:rPr>
                                      <w:rFonts w:ascii="Calibri" w:hAnsi="Calibri" w:cs="Calibri"/>
                                    </w:rPr>
                                  </w:rPrChange>
                                </w:rPr>
                                <w:delText>_</w:delText>
                              </w:r>
                            </w:del>
                            <w:ins w:id="168" w:author="Lucas Abdalla Menezes" w:date="2020-03-08T19:18:00Z">
                              <w:r w:rsidR="009E4841" w:rsidRPr="009E4841">
                                <w:rPr>
                                  <w:rFonts w:ascii="Calibri" w:hAnsi="Calibri" w:cs="Calibri"/>
                                  <w:u w:val="single"/>
                                  <w:rPrChange w:id="169" w:author="Lucas Abdalla Menezes" w:date="2020-03-08T19:18:00Z">
                                    <w:rPr>
                                      <w:rFonts w:ascii="Calibri" w:hAnsi="Calibri" w:cs="Calibri"/>
                                    </w:rPr>
                                  </w:rPrChange>
                                </w:rPr>
                                <w:t xml:space="preserve"> </w:t>
                              </w:r>
                            </w:ins>
                            <w:del w:id="170" w:author="Lucas Abdalla Menezes" w:date="2020-03-08T19:18:00Z">
                              <w:r w:rsidRPr="009E4841" w:rsidDel="009E4841">
                                <w:rPr>
                                  <w:rFonts w:ascii="Calibri" w:hAnsi="Calibri" w:cs="Calibri"/>
                                  <w:u w:val="single"/>
                                  <w:rPrChange w:id="171" w:author="Lucas Abdalla Menezes" w:date="2020-03-08T19:18:00Z">
                                    <w:rPr>
                                      <w:rFonts w:ascii="Calibri" w:hAnsi="Calibri" w:cs="Calibri"/>
                                    </w:rPr>
                                  </w:rPrChange>
                                </w:rPr>
                                <w:delText>_______</w:delText>
                              </w:r>
                            </w:del>
                            <w:ins w:id="172" w:author="Lucas Abdalla Menezes" w:date="2020-03-08T19:18:00Z">
                              <w:r w:rsidR="009E4841" w:rsidRPr="009E4841">
                                <w:rPr>
                                  <w:rFonts w:ascii="Calibri" w:hAnsi="Calibri" w:cs="Calibri"/>
                                  <w:u w:val="single"/>
                                  <w:rPrChange w:id="173" w:author="Lucas Abdalla Menezes" w:date="2020-03-08T19:18:00Z">
                                    <w:rPr>
                                      <w:rFonts w:ascii="Calibri" w:hAnsi="Calibri" w:cs="Calibri"/>
                                    </w:rPr>
                                  </w:rPrChange>
                                </w:rPr>
                                <w:t>Menezes</w:t>
                              </w:r>
                              <w:r w:rsidR="009E4841">
                                <w:rPr>
                                  <w:rFonts w:ascii="Calibri" w:hAnsi="Calibri" w:cs="Calibri"/>
                                </w:rPr>
                                <w:t>__</w:t>
                              </w:r>
                            </w:ins>
                            <w:r>
                              <w:rPr>
                                <w:rFonts w:ascii="Calibri" w:hAnsi="Calibri" w:cs="Calibri"/>
                              </w:rPr>
                              <w:t xml:space="preserve">_________________________________________________________________________                            </w:t>
                            </w:r>
                          </w:p>
                          <w:p w:rsidR="0025640B" w:rsidRDefault="0025640B">
                            <w:pPr>
                              <w:spacing w:line="360" w:lineRule="auto"/>
                              <w:rPr>
                                <w:rFonts w:ascii="Calibri" w:hAnsi="Calibri" w:cs="Calibri"/>
                              </w:rPr>
                            </w:pPr>
                            <w:r>
                              <w:rPr>
                                <w:rFonts w:ascii="Calibri" w:hAnsi="Calibri" w:cs="Calibri"/>
                              </w:rPr>
                              <w:t>Matrícula:</w:t>
                            </w:r>
                            <w:ins w:id="174" w:author="Lucas Abdalla Menezes" w:date="2020-03-08T19:27:00Z">
                              <w:r w:rsidR="0024500A">
                                <w:rPr>
                                  <w:rFonts w:ascii="Calibri" w:hAnsi="Calibri" w:cs="Calibri"/>
                                  <w:u w:val="single"/>
                                </w:rPr>
                                <w:t xml:space="preserve"> </w:t>
                              </w:r>
                            </w:ins>
                            <w:del w:id="175" w:author="Lucas Abdalla Menezes" w:date="2020-03-08T19:18:00Z">
                              <w:r w:rsidRPr="009E4841" w:rsidDel="009E4841">
                                <w:rPr>
                                  <w:rFonts w:ascii="Calibri" w:hAnsi="Calibri" w:cs="Calibri"/>
                                  <w:u w:val="single"/>
                                  <w:rPrChange w:id="176" w:author="Lucas Abdalla Menezes" w:date="2020-03-08T19:19:00Z">
                                    <w:rPr>
                                      <w:rFonts w:ascii="Calibri" w:hAnsi="Calibri" w:cs="Calibri"/>
                                    </w:rPr>
                                  </w:rPrChange>
                                </w:rPr>
                                <w:delText>___________</w:delText>
                              </w:r>
                            </w:del>
                            <w:ins w:id="177" w:author="Lucas Abdalla Menezes" w:date="2020-03-08T19:18:00Z">
                              <w:r w:rsidR="009E4841" w:rsidRPr="009E4841">
                                <w:rPr>
                                  <w:rFonts w:ascii="Calibri" w:hAnsi="Calibri" w:cs="Calibri"/>
                                  <w:u w:val="single"/>
                                  <w:rPrChange w:id="178" w:author="Lucas Abdalla Menezes" w:date="2020-03-08T19:19:00Z">
                                    <w:rPr>
                                      <w:rFonts w:ascii="Calibri" w:hAnsi="Calibri" w:cs="Calibri"/>
                                    </w:rPr>
                                  </w:rPrChange>
                                </w:rPr>
                                <w:t>116.038.019</w:t>
                              </w:r>
                            </w:ins>
                            <w:ins w:id="179" w:author="Lucas Abdalla Menezes" w:date="2020-03-08T19:19:00Z">
                              <w:r w:rsidR="009E4841">
                                <w:rPr>
                                  <w:rFonts w:ascii="Calibri" w:hAnsi="Calibri" w:cs="Calibri"/>
                                </w:rPr>
                                <w:t>_</w:t>
                              </w:r>
                            </w:ins>
                            <w:r>
                              <w:rPr>
                                <w:rFonts w:ascii="Calibri" w:hAnsi="Calibri" w:cs="Calibri"/>
                              </w:rPr>
                              <w:t>_________________CPF:</w:t>
                            </w:r>
                            <w:del w:id="180" w:author="Lucas Abdalla Menezes" w:date="2020-03-08T19:19:00Z">
                              <w:r w:rsidRPr="009E4841" w:rsidDel="009E4841">
                                <w:rPr>
                                  <w:rFonts w:ascii="Calibri" w:hAnsi="Calibri" w:cs="Calibri"/>
                                  <w:u w:val="single"/>
                                  <w:rPrChange w:id="181" w:author="Lucas Abdalla Menezes" w:date="2020-03-08T19:19:00Z">
                                    <w:rPr>
                                      <w:rFonts w:ascii="Calibri" w:hAnsi="Calibri" w:cs="Calibri"/>
                                    </w:rPr>
                                  </w:rPrChange>
                                </w:rPr>
                                <w:delText>______________</w:delText>
                              </w:r>
                            </w:del>
                            <w:ins w:id="182" w:author="Lucas Abdalla Menezes" w:date="2020-03-08T19:19:00Z">
                              <w:r w:rsidR="009E4841" w:rsidRPr="009E4841">
                                <w:rPr>
                                  <w:rFonts w:ascii="Calibri" w:hAnsi="Calibri" w:cs="Calibri"/>
                                  <w:u w:val="single"/>
                                  <w:rPrChange w:id="183" w:author="Lucas Abdalla Menezes" w:date="2020-03-08T19:19:00Z">
                                    <w:rPr>
                                      <w:rFonts w:ascii="Calibri" w:hAnsi="Calibri" w:cs="Calibri"/>
                                    </w:rPr>
                                  </w:rPrChange>
                                </w:rPr>
                                <w:t>171.509.847-11</w:t>
                              </w:r>
                            </w:ins>
                            <w:r w:rsidRPr="009E4841">
                              <w:rPr>
                                <w:rFonts w:ascii="Calibri" w:hAnsi="Calibri" w:cs="Calibri"/>
                                <w:u w:val="single"/>
                                <w:rPrChange w:id="184" w:author="Lucas Abdalla Menezes" w:date="2020-03-08T19:19:00Z">
                                  <w:rPr>
                                    <w:rFonts w:ascii="Calibri" w:hAnsi="Calibri" w:cs="Calibri"/>
                                  </w:rPr>
                                </w:rPrChange>
                              </w:rPr>
                              <w:t>______________________</w:t>
                            </w:r>
                            <w:r>
                              <w:rPr>
                                <w:rFonts w:ascii="Calibri" w:hAnsi="Calibri" w:cs="Calibri"/>
                              </w:rPr>
                              <w:t>CR:</w:t>
                            </w:r>
                            <w:del w:id="185" w:author="Lucas Abdalla Menezes" w:date="2020-03-08T19:19:00Z">
                              <w:r w:rsidRPr="009E4841" w:rsidDel="009E4841">
                                <w:rPr>
                                  <w:rFonts w:ascii="Calibri" w:hAnsi="Calibri" w:cs="Calibri"/>
                                  <w:u w:val="single"/>
                                  <w:rPrChange w:id="186" w:author="Lucas Abdalla Menezes" w:date="2020-03-08T19:19:00Z">
                                    <w:rPr>
                                      <w:rFonts w:ascii="Calibri" w:hAnsi="Calibri" w:cs="Calibri"/>
                                    </w:rPr>
                                  </w:rPrChange>
                                </w:rPr>
                                <w:delText>___</w:delText>
                              </w:r>
                            </w:del>
                            <w:ins w:id="187" w:author="Lucas Abdalla Menezes" w:date="2020-03-08T19:19:00Z">
                              <w:r w:rsidR="009E4841" w:rsidRPr="009E4841">
                                <w:rPr>
                                  <w:rFonts w:ascii="Calibri" w:hAnsi="Calibri" w:cs="Calibri"/>
                                  <w:u w:val="single"/>
                                  <w:rPrChange w:id="188" w:author="Lucas Abdalla Menezes" w:date="2020-03-08T19:19:00Z">
                                    <w:rPr>
                                      <w:rFonts w:ascii="Calibri" w:hAnsi="Calibri" w:cs="Calibri"/>
                                    </w:rPr>
                                  </w:rPrChange>
                                </w:rPr>
                                <w:t>6.9_</w:t>
                              </w:r>
                            </w:ins>
                            <w:r w:rsidRPr="009E4841">
                              <w:rPr>
                                <w:rFonts w:ascii="Calibri" w:hAnsi="Calibri" w:cs="Calibri"/>
                                <w:u w:val="single"/>
                                <w:rPrChange w:id="189" w:author="Lucas Abdalla Menezes" w:date="2020-03-08T19:19:00Z">
                                  <w:rPr>
                                    <w:rFonts w:ascii="Calibri" w:hAnsi="Calibri" w:cs="Calibri"/>
                                  </w:rPr>
                                </w:rPrChange>
                              </w:rPr>
                              <w:t>__________________</w:t>
                            </w:r>
                          </w:p>
                          <w:p w:rsidR="0025640B" w:rsidRDefault="0025640B">
                            <w:pPr>
                              <w:spacing w:line="360" w:lineRule="auto"/>
                              <w:rPr>
                                <w:rFonts w:ascii="Calibri" w:hAnsi="Calibri" w:cs="Calibri"/>
                              </w:rPr>
                            </w:pPr>
                            <w:r>
                              <w:rPr>
                                <w:rFonts w:ascii="Calibri" w:hAnsi="Calibri" w:cs="Calibri"/>
                              </w:rPr>
                              <w:t>Curso/Departamento/</w:t>
                            </w:r>
                            <w:r w:rsidRPr="009E4841">
                              <w:rPr>
                                <w:rFonts w:ascii="Calibri" w:hAnsi="Calibri" w:cs="Calibri"/>
                                <w:u w:val="single"/>
                                <w:rPrChange w:id="190" w:author="Lucas Abdalla Menezes" w:date="2020-03-08T19:20:00Z">
                                  <w:rPr>
                                    <w:rFonts w:ascii="Calibri" w:hAnsi="Calibri" w:cs="Calibri"/>
                                  </w:rPr>
                                </w:rPrChange>
                              </w:rPr>
                              <w:t>Instituto:</w:t>
                            </w:r>
                            <w:ins w:id="191" w:author="Lucas Abdalla Menezes" w:date="2020-03-08T19:26:00Z">
                              <w:r w:rsidR="00792D4F">
                                <w:rPr>
                                  <w:rFonts w:ascii="Calibri" w:hAnsi="Calibri" w:cs="Calibri"/>
                                  <w:u w:val="single"/>
                                </w:rPr>
                                <w:t xml:space="preserve"> </w:t>
                              </w:r>
                            </w:ins>
                            <w:del w:id="192" w:author="Lucas Abdalla Menezes" w:date="2020-03-08T19:19:00Z">
                              <w:r w:rsidRPr="009E4841" w:rsidDel="009E4841">
                                <w:rPr>
                                  <w:rFonts w:ascii="Calibri" w:hAnsi="Calibri" w:cs="Calibri"/>
                                  <w:u w:val="single"/>
                                  <w:rPrChange w:id="193" w:author="Lucas Abdalla Menezes" w:date="2020-03-08T19:20:00Z">
                                    <w:rPr>
                                      <w:rFonts w:ascii="Calibri" w:hAnsi="Calibri" w:cs="Calibri"/>
                                    </w:rPr>
                                  </w:rPrChange>
                                </w:rPr>
                                <w:delText>________________________________________________________</w:delText>
                              </w:r>
                            </w:del>
                            <w:ins w:id="194" w:author="Lucas Abdalla Menezes" w:date="2020-03-08T19:19:00Z">
                              <w:r w:rsidR="009E4841" w:rsidRPr="009E4841">
                                <w:rPr>
                                  <w:rFonts w:ascii="Calibri" w:hAnsi="Calibri" w:cs="Calibri"/>
                                  <w:u w:val="single"/>
                                  <w:rPrChange w:id="195" w:author="Lucas Abdalla Menezes" w:date="2020-03-08T19:20:00Z">
                                    <w:rPr>
                                      <w:rFonts w:ascii="Calibri" w:hAnsi="Calibri" w:cs="Calibri"/>
                                    </w:rPr>
                                  </w:rPrChange>
                                </w:rPr>
                                <w:t>Engenharia E</w:t>
                              </w:r>
                            </w:ins>
                            <w:ins w:id="196" w:author="Lucas Abdalla Menezes" w:date="2020-03-08T19:20:00Z">
                              <w:r w:rsidR="009E4841">
                                <w:rPr>
                                  <w:rFonts w:ascii="Calibri" w:hAnsi="Calibri" w:cs="Calibri"/>
                                  <w:u w:val="single"/>
                                </w:rPr>
                                <w:t xml:space="preserve">létrica/ Departamento de Engenharia Elétrica – TEE/ Universidade Federal Fluminense - UFF </w:t>
                              </w:r>
                            </w:ins>
                            <w:r>
                              <w:rPr>
                                <w:rFonts w:ascii="Calibri" w:hAnsi="Calibri" w:cs="Calibri"/>
                              </w:rPr>
                              <w:t>__________________</w:t>
                            </w:r>
                            <w:ins w:id="197" w:author="Lucas Abdalla Menezes" w:date="2020-03-08T19:20:00Z">
                              <w:r w:rsidR="009E4841">
                                <w:rPr>
                                  <w:rFonts w:ascii="Calibri" w:hAnsi="Calibri" w:cs="Calibri"/>
                                </w:rPr>
                                <w:t>__________________________________________________________________</w:t>
                              </w:r>
                            </w:ins>
                            <w:del w:id="198" w:author="Lucas Abdalla Menezes" w:date="2020-03-08T19:20:00Z">
                              <w:r w:rsidDel="009E4841">
                                <w:rPr>
                                  <w:rFonts w:ascii="Calibri" w:hAnsi="Calibri" w:cs="Calibri"/>
                                </w:rPr>
                                <w:delText xml:space="preserve"> </w:delText>
                              </w:r>
                            </w:del>
                            <w:r>
                              <w:rPr>
                                <w:rFonts w:ascii="Calibri" w:hAnsi="Calibri" w:cs="Calibri"/>
                              </w:rPr>
                              <w:t xml:space="preserve">                          </w:t>
                            </w:r>
                          </w:p>
                          <w:p w:rsidR="0025640B" w:rsidRDefault="0025640B">
                            <w:pPr>
                              <w:spacing w:line="360" w:lineRule="auto"/>
                              <w:rPr>
                                <w:rFonts w:ascii="Calibri" w:hAnsi="Calibri" w:cs="Calibri"/>
                              </w:rPr>
                            </w:pPr>
                            <w:r>
                              <w:rPr>
                                <w:rFonts w:ascii="Calibri" w:hAnsi="Calibri" w:cs="Calibri"/>
                              </w:rPr>
                              <w:t>Endereço:</w:t>
                            </w:r>
                            <w:ins w:id="199" w:author="Lucas Abdalla Menezes" w:date="2020-03-08T19:21:00Z">
                              <w:r w:rsidR="009E4841">
                                <w:rPr>
                                  <w:rFonts w:ascii="Calibri" w:hAnsi="Calibri" w:cs="Calibri"/>
                                </w:rPr>
                                <w:t xml:space="preserve"> </w:t>
                              </w:r>
                            </w:ins>
                            <w:del w:id="200" w:author="Lucas Abdalla Menezes" w:date="2020-03-08T19:21:00Z">
                              <w:r w:rsidDel="009E4841">
                                <w:rPr>
                                  <w:rFonts w:ascii="Calibri" w:hAnsi="Calibri" w:cs="Calibri"/>
                                </w:rPr>
                                <w:delText>________________________________</w:delText>
                              </w:r>
                            </w:del>
                            <w:ins w:id="201" w:author="Lucas Abdalla Menezes" w:date="2020-03-08T19:21:00Z">
                              <w:r w:rsidR="009E4841">
                                <w:rPr>
                                  <w:rFonts w:ascii="Calibri" w:hAnsi="Calibri" w:cs="Calibri"/>
                                  <w:u w:val="single"/>
                                </w:rPr>
                                <w:t>Rua Santa Rosa</w:t>
                              </w:r>
                            </w:ins>
                            <w:ins w:id="202" w:author="Lucas Abdalla Menezes" w:date="2020-03-08T19:22:00Z">
                              <w:r w:rsidR="009E4841">
                                <w:rPr>
                                  <w:rFonts w:ascii="Calibri" w:hAnsi="Calibri" w:cs="Calibri"/>
                                  <w:u w:val="single"/>
                                </w:rPr>
                                <w:t xml:space="preserve"> 91, Apto. 906_____________________________</w:t>
                              </w:r>
                            </w:ins>
                            <w:del w:id="203" w:author="Lucas Abdalla Menezes" w:date="2020-03-08T19:22:00Z">
                              <w:r w:rsidDel="009E4841">
                                <w:rPr>
                                  <w:rFonts w:ascii="Calibri" w:hAnsi="Calibri" w:cs="Calibri"/>
                                </w:rPr>
                                <w:delText>_____________________________</w:delText>
                              </w:r>
                            </w:del>
                            <w:ins w:id="204" w:author="Lucas Abdalla Menezes" w:date="2020-03-08T19:22:00Z">
                              <w:r w:rsidR="009E4841">
                                <w:rPr>
                                  <w:rFonts w:ascii="Calibri" w:hAnsi="Calibri" w:cs="Calibri"/>
                                </w:rPr>
                                <w:t>_______</w:t>
                              </w:r>
                            </w:ins>
                            <w:r>
                              <w:rPr>
                                <w:rFonts w:ascii="Calibri" w:hAnsi="Calibri" w:cs="Calibri"/>
                              </w:rPr>
                              <w:t>______________________________</w:t>
                            </w:r>
                          </w:p>
                          <w:p w:rsidR="0025640B" w:rsidDel="009E4841" w:rsidRDefault="0025640B">
                            <w:pPr>
                              <w:spacing w:line="360" w:lineRule="auto"/>
                              <w:rPr>
                                <w:del w:id="205" w:author="Lucas Abdalla Menezes" w:date="2020-03-08T19:24:00Z"/>
                                <w:rFonts w:ascii="Calibri" w:hAnsi="Calibri" w:cs="Calibri"/>
                              </w:rPr>
                            </w:pPr>
                            <w:r>
                              <w:rPr>
                                <w:rFonts w:ascii="Calibri" w:hAnsi="Calibri" w:cs="Calibri"/>
                              </w:rPr>
                              <w:t>Bairro:</w:t>
                            </w:r>
                            <w:del w:id="206" w:author="Lucas Abdalla Menezes" w:date="2020-03-08T19:23:00Z">
                              <w:r w:rsidDel="009E4841">
                                <w:rPr>
                                  <w:rFonts w:ascii="Calibri" w:hAnsi="Calibri" w:cs="Calibri"/>
                                </w:rPr>
                                <w:delText>_</w:delText>
                              </w:r>
                            </w:del>
                            <w:del w:id="207" w:author="Lucas Abdalla Menezes" w:date="2020-03-08T19:22:00Z">
                              <w:r w:rsidDel="009E4841">
                                <w:rPr>
                                  <w:rFonts w:ascii="Calibri" w:hAnsi="Calibri" w:cs="Calibri"/>
                                </w:rPr>
                                <w:delText>____</w:delText>
                              </w:r>
                            </w:del>
                            <w:r>
                              <w:rPr>
                                <w:rFonts w:ascii="Calibri" w:hAnsi="Calibri" w:cs="Calibri"/>
                              </w:rPr>
                              <w:t>_</w:t>
                            </w:r>
                            <w:ins w:id="208" w:author="Lucas Abdalla Menezes" w:date="2020-03-08T19:22:00Z">
                              <w:r w:rsidR="009E4841" w:rsidRPr="009E4841">
                                <w:rPr>
                                  <w:rFonts w:ascii="Calibri" w:hAnsi="Calibri" w:cs="Calibri"/>
                                  <w:u w:val="single"/>
                                  <w:rPrChange w:id="209" w:author="Lucas Abdalla Menezes" w:date="2020-03-08T19:24:00Z">
                                    <w:rPr>
                                      <w:rFonts w:ascii="Calibri" w:hAnsi="Calibri" w:cs="Calibri"/>
                                    </w:rPr>
                                  </w:rPrChange>
                                </w:rPr>
                                <w:t>Santa</w:t>
                              </w:r>
                            </w:ins>
                            <w:ins w:id="210" w:author="Lucas Abdalla Menezes" w:date="2020-03-08T19:25:00Z">
                              <w:r w:rsidR="008701DB">
                                <w:rPr>
                                  <w:rFonts w:ascii="Calibri" w:hAnsi="Calibri" w:cs="Calibri"/>
                                  <w:u w:val="single"/>
                                </w:rPr>
                                <w:t>_</w:t>
                              </w:r>
                            </w:ins>
                            <w:ins w:id="211" w:author="Lucas Abdalla Menezes" w:date="2020-03-08T19:23:00Z">
                              <w:r w:rsidR="009E4841" w:rsidRPr="009E4841">
                                <w:rPr>
                                  <w:rFonts w:ascii="Calibri" w:hAnsi="Calibri" w:cs="Calibri"/>
                                  <w:u w:val="single"/>
                                  <w:rPrChange w:id="212" w:author="Lucas Abdalla Menezes" w:date="2020-03-08T19:24:00Z">
                                    <w:rPr>
                                      <w:rFonts w:ascii="Calibri" w:hAnsi="Calibri" w:cs="Calibri"/>
                                    </w:rPr>
                                  </w:rPrChange>
                                </w:rPr>
                                <w:t>Ros</w:t>
                              </w:r>
                            </w:ins>
                            <w:ins w:id="213" w:author="Lucas Abdalla Menezes" w:date="2020-03-08T19:22:00Z">
                              <w:r w:rsidR="009E4841" w:rsidRPr="009E4841">
                                <w:rPr>
                                  <w:rFonts w:ascii="Calibri" w:hAnsi="Calibri" w:cs="Calibri"/>
                                  <w:u w:val="single"/>
                                  <w:rPrChange w:id="214" w:author="Lucas Abdalla Menezes" w:date="2020-03-08T19:24:00Z">
                                    <w:rPr>
                                      <w:rFonts w:ascii="Calibri" w:hAnsi="Calibri" w:cs="Calibri"/>
                                    </w:rPr>
                                  </w:rPrChange>
                                </w:rPr>
                                <w:t>a</w:t>
                              </w:r>
                            </w:ins>
                            <w:ins w:id="215" w:author="Lucas Abdalla Menezes" w:date="2020-03-08T19:23:00Z">
                              <w:r w:rsidR="009E4841">
                                <w:rPr>
                                  <w:rFonts w:ascii="Calibri" w:hAnsi="Calibri" w:cs="Calibri"/>
                                </w:rPr>
                                <w:t>___________________________________________________</w:t>
                              </w:r>
                            </w:ins>
                            <w:del w:id="216" w:author="Lucas Abdalla Menezes" w:date="2020-03-08T19:22:00Z">
                              <w:r w:rsidDel="009E4841">
                                <w:rPr>
                                  <w:rFonts w:ascii="Calibri" w:hAnsi="Calibri" w:cs="Calibri"/>
                                </w:rPr>
                                <w:delText>__</w:delText>
                              </w:r>
                            </w:del>
                            <w:r>
                              <w:rPr>
                                <w:rFonts w:ascii="Calibri" w:hAnsi="Calibri" w:cs="Calibri"/>
                              </w:rPr>
                              <w:t>_________________________________</w:t>
                            </w:r>
                            <w:del w:id="217" w:author="Lucas Abdalla Menezes" w:date="2020-03-08T19:25:00Z">
                              <w:r w:rsidDel="008701DB">
                                <w:rPr>
                                  <w:rFonts w:ascii="Calibri" w:hAnsi="Calibri" w:cs="Calibri"/>
                                </w:rPr>
                                <w:delText>_</w:delText>
                              </w:r>
                            </w:del>
                            <w:r>
                              <w:rPr>
                                <w:rFonts w:ascii="Calibri" w:hAnsi="Calibri" w:cs="Calibri"/>
                              </w:rPr>
                              <w:t>Cidade:</w:t>
                            </w:r>
                            <w:ins w:id="218" w:author="Lucas Abdalla Menezes" w:date="2020-03-08T19:23:00Z">
                              <w:r w:rsidR="009E4841" w:rsidRPr="009E4841">
                                <w:rPr>
                                  <w:rFonts w:ascii="Calibri" w:hAnsi="Calibri" w:cs="Calibri"/>
                                  <w:u w:val="single"/>
                                  <w:rPrChange w:id="219" w:author="Lucas Abdalla Menezes" w:date="2020-03-08T19:24:00Z">
                                    <w:rPr>
                                      <w:rFonts w:ascii="Calibri" w:hAnsi="Calibri" w:cs="Calibri"/>
                                    </w:rPr>
                                  </w:rPrChange>
                                </w:rPr>
                                <w:t>Niterói</w:t>
                              </w:r>
                            </w:ins>
                            <w:del w:id="220" w:author="Lucas Abdalla Menezes" w:date="2020-03-08T19:23:00Z">
                              <w:r w:rsidDel="009E4841">
                                <w:rPr>
                                  <w:rFonts w:ascii="Calibri" w:hAnsi="Calibri" w:cs="Calibri"/>
                                </w:rPr>
                                <w:delText>_______</w:delText>
                              </w:r>
                            </w:del>
                            <w:ins w:id="221" w:author="Lucas Abdalla Menezes" w:date="2020-03-08T19:23:00Z">
                              <w:r w:rsidR="009E4841">
                                <w:rPr>
                                  <w:rFonts w:ascii="Calibri" w:hAnsi="Calibri" w:cs="Calibri"/>
                                </w:rPr>
                                <w:t>_</w:t>
                              </w:r>
                            </w:ins>
                            <w:r>
                              <w:rPr>
                                <w:rFonts w:ascii="Calibri" w:hAnsi="Calibri" w:cs="Calibri"/>
                              </w:rPr>
                              <w:t>_______________________________________UF:</w:t>
                            </w:r>
                            <w:ins w:id="222" w:author="Lucas Abdalla Menezes" w:date="2020-03-08T19:24:00Z">
                              <w:r w:rsidR="009E4841" w:rsidRPr="009E4841">
                                <w:rPr>
                                  <w:rFonts w:ascii="Calibri" w:hAnsi="Calibri" w:cs="Calibri"/>
                                  <w:u w:val="single"/>
                                  <w:rPrChange w:id="223" w:author="Lucas Abdalla Menezes" w:date="2020-03-08T19:24:00Z">
                                    <w:rPr>
                                      <w:rFonts w:ascii="Calibri" w:hAnsi="Calibri" w:cs="Calibri"/>
                                    </w:rPr>
                                  </w:rPrChange>
                                </w:rPr>
                                <w:t>RJ</w:t>
                              </w:r>
                            </w:ins>
                            <w:r w:rsidRPr="009E4841">
                              <w:rPr>
                                <w:rFonts w:ascii="Calibri" w:hAnsi="Calibri" w:cs="Calibri"/>
                                <w:u w:val="single"/>
                                <w:rPrChange w:id="224" w:author="Lucas Abdalla Menezes" w:date="2020-03-08T19:24:00Z">
                                  <w:rPr>
                                    <w:rFonts w:ascii="Calibri" w:hAnsi="Calibri" w:cs="Calibri"/>
                                  </w:rPr>
                                </w:rPrChange>
                              </w:rPr>
                              <w:t>______________</w:t>
                            </w:r>
                            <w:r>
                              <w:rPr>
                                <w:rFonts w:ascii="Calibri" w:hAnsi="Calibri" w:cs="Calibri"/>
                              </w:rPr>
                              <w:t>CEP:</w:t>
                            </w:r>
                            <w:del w:id="225" w:author="Lucas Abdalla Menezes" w:date="2020-03-08T19:24:00Z">
                              <w:r w:rsidRPr="009E4841" w:rsidDel="009E4841">
                                <w:rPr>
                                  <w:rFonts w:ascii="Calibri" w:hAnsi="Calibri" w:cs="Calibri"/>
                                  <w:u w:val="single"/>
                                  <w:rPrChange w:id="226" w:author="Lucas Abdalla Menezes" w:date="2020-03-08T19:24:00Z">
                                    <w:rPr>
                                      <w:rFonts w:ascii="Calibri" w:hAnsi="Calibri" w:cs="Calibri"/>
                                    </w:rPr>
                                  </w:rPrChange>
                                </w:rPr>
                                <w:delText>________</w:delText>
                              </w:r>
                            </w:del>
                            <w:ins w:id="227" w:author="Lucas Abdalla Menezes" w:date="2020-03-08T19:24:00Z">
                              <w:r w:rsidR="009E4841" w:rsidRPr="009E4841">
                                <w:rPr>
                                  <w:rFonts w:ascii="Calibri" w:hAnsi="Calibri" w:cs="Calibri"/>
                                  <w:u w:val="single"/>
                                  <w:rPrChange w:id="228" w:author="Lucas Abdalla Menezes" w:date="2020-03-08T19:24:00Z">
                                    <w:rPr>
                                      <w:rFonts w:ascii="Calibri" w:hAnsi="Calibri" w:cs="Calibri"/>
                                    </w:rPr>
                                  </w:rPrChange>
                                </w:rPr>
                                <w:t>24240225</w:t>
                              </w:r>
                            </w:ins>
                            <w:del w:id="229" w:author="Lucas Abdalla Menezes" w:date="2020-03-08T19:24:00Z">
                              <w:r w:rsidRPr="009E4841" w:rsidDel="009E4841">
                                <w:rPr>
                                  <w:rFonts w:ascii="Calibri" w:hAnsi="Calibri" w:cs="Calibri"/>
                                  <w:u w:val="single"/>
                                  <w:rPrChange w:id="230" w:author="Lucas Abdalla Menezes" w:date="2020-03-08T19:24:00Z">
                                    <w:rPr>
                                      <w:rFonts w:ascii="Calibri" w:hAnsi="Calibri" w:cs="Calibri"/>
                                    </w:rPr>
                                  </w:rPrChange>
                                </w:rPr>
                                <w:delText>_______________</w:delText>
                              </w:r>
                            </w:del>
                            <w:r w:rsidRPr="009E4841">
                              <w:rPr>
                                <w:rFonts w:ascii="Calibri" w:hAnsi="Calibri" w:cs="Calibri"/>
                                <w:u w:val="single"/>
                                <w:rPrChange w:id="231" w:author="Lucas Abdalla Menezes" w:date="2020-03-08T19:24:00Z">
                                  <w:rPr>
                                    <w:rFonts w:ascii="Calibri" w:hAnsi="Calibri" w:cs="Calibri"/>
                                  </w:rPr>
                                </w:rPrChange>
                              </w:rPr>
                              <w:t>____</w:t>
                            </w:r>
                            <w:ins w:id="232" w:author="Lucas Abdalla Menezes" w:date="2020-03-08T19:25:00Z">
                              <w:r w:rsidR="009E4841">
                                <w:rPr>
                                  <w:rFonts w:ascii="Calibri" w:hAnsi="Calibri" w:cs="Calibri"/>
                                </w:rPr>
                                <w:t xml:space="preserve">_____________ </w:t>
                              </w:r>
                            </w:ins>
                            <w:r>
                              <w:rPr>
                                <w:rFonts w:ascii="Calibri" w:hAnsi="Calibri" w:cs="Calibri"/>
                              </w:rPr>
                              <w:t>E</w:t>
                            </w:r>
                            <w:del w:id="233" w:author="Lucas Abdalla Menezes" w:date="2020-03-08T19:24:00Z">
                              <w:r w:rsidDel="009E4841">
                                <w:rPr>
                                  <w:rFonts w:ascii="Calibri" w:hAnsi="Calibri" w:cs="Calibri"/>
                                </w:rPr>
                                <w:delText>-</w:delText>
                              </w:r>
                            </w:del>
                            <w:r>
                              <w:rPr>
                                <w:rFonts w:ascii="Calibri" w:hAnsi="Calibri" w:cs="Calibri"/>
                              </w:rPr>
                              <w:t>mail:</w:t>
                            </w:r>
                            <w:del w:id="234" w:author="Lucas Abdalla Menezes" w:date="2020-03-08T19:25:00Z">
                              <w:r w:rsidRPr="009E4841" w:rsidDel="009E4841">
                                <w:rPr>
                                  <w:rFonts w:ascii="Calibri" w:hAnsi="Calibri" w:cs="Calibri"/>
                                  <w:u w:val="single"/>
                                  <w:rPrChange w:id="235" w:author="Lucas Abdalla Menezes" w:date="2020-03-08T19:25:00Z">
                                    <w:rPr>
                                      <w:rFonts w:ascii="Calibri" w:hAnsi="Calibri" w:cs="Calibri"/>
                                    </w:rPr>
                                  </w:rPrChange>
                                </w:rPr>
                                <w:delText>________________</w:delText>
                              </w:r>
                            </w:del>
                            <w:ins w:id="236" w:author="Lucas Abdalla Menezes" w:date="2020-03-08T19:25:00Z">
                              <w:r w:rsidR="009E4841" w:rsidRPr="009E4841">
                                <w:rPr>
                                  <w:rFonts w:ascii="Calibri" w:hAnsi="Calibri" w:cs="Calibri"/>
                                  <w:u w:val="single"/>
                                  <w:rPrChange w:id="237" w:author="Lucas Abdalla Menezes" w:date="2020-03-08T19:25:00Z">
                                    <w:rPr>
                                      <w:rFonts w:ascii="Calibri" w:hAnsi="Calibri" w:cs="Calibri"/>
                                    </w:rPr>
                                  </w:rPrChange>
                                </w:rPr>
                                <w:t>lucasabdalla@id.uff.br</w:t>
                              </w:r>
                            </w:ins>
                            <w:r>
                              <w:rPr>
                                <w:rFonts w:ascii="Calibri" w:hAnsi="Calibri" w:cs="Calibri"/>
                              </w:rPr>
                              <w:t>____________________</w:t>
                            </w:r>
                            <w:del w:id="238" w:author="Lucas Abdalla Menezes" w:date="2020-03-08T19:25:00Z">
                              <w:r w:rsidDel="009E4841">
                                <w:rPr>
                                  <w:rFonts w:ascii="Calibri" w:hAnsi="Calibri" w:cs="Calibri"/>
                                </w:rPr>
                                <w:delText>__</w:delText>
                              </w:r>
                            </w:del>
                            <w:r>
                              <w:rPr>
                                <w:rFonts w:ascii="Calibri" w:hAnsi="Calibri" w:cs="Calibri"/>
                              </w:rPr>
                              <w:t>________</w:t>
                            </w:r>
                            <w:del w:id="239" w:author="Lucas Abdalla Menezes" w:date="2020-03-08T19:24:00Z">
                              <w:r w:rsidDel="009E4841">
                                <w:rPr>
                                  <w:rFonts w:ascii="Calibri" w:hAnsi="Calibri" w:cs="Calibri"/>
                                </w:rPr>
                                <w:delText xml:space="preserve">  </w:delText>
                              </w:r>
                            </w:del>
                            <w:ins w:id="240" w:author="Lucas Abdalla Menezes" w:date="2020-03-08T19:24:00Z">
                              <w:r w:rsidR="009E4841">
                                <w:rPr>
                                  <w:rFonts w:ascii="Calibri" w:hAnsi="Calibri" w:cs="Calibri"/>
                                </w:rPr>
                                <w:t>_________________</w:t>
                              </w:r>
                            </w:ins>
                            <w:r>
                              <w:rPr>
                                <w:rFonts w:ascii="Calibri" w:hAnsi="Calibri" w:cs="Calibri"/>
                              </w:rPr>
                              <w:t>Telefone</w:t>
                            </w:r>
                            <w:del w:id="241" w:author="Lucas Abdalla Menezes" w:date="2020-03-08T19:23:00Z">
                              <w:r w:rsidDel="009E4841">
                                <w:rPr>
                                  <w:rFonts w:ascii="Calibri" w:hAnsi="Calibri" w:cs="Calibri"/>
                                </w:rPr>
                                <w:delText xml:space="preserve"> </w:delText>
                              </w:r>
                            </w:del>
                            <w:r>
                              <w:rPr>
                                <w:rFonts w:ascii="Calibri" w:hAnsi="Calibri" w:cs="Calibri"/>
                              </w:rPr>
                              <w:t>1:</w:t>
                            </w:r>
                            <w:del w:id="242" w:author="Lucas Abdalla Menezes" w:date="2020-03-08T19:23:00Z">
                              <w:r w:rsidDel="009E4841">
                                <w:rPr>
                                  <w:rFonts w:ascii="Calibri" w:hAnsi="Calibri" w:cs="Calibri"/>
                                </w:rPr>
                                <w:delText xml:space="preserve"> </w:delText>
                              </w:r>
                            </w:del>
                            <w:r>
                              <w:rPr>
                                <w:rFonts w:ascii="Calibri" w:hAnsi="Calibri" w:cs="Calibri"/>
                              </w:rPr>
                              <w:t>(</w:t>
                            </w:r>
                            <w:del w:id="243" w:author="Lucas Abdalla Menezes" w:date="2020-03-08T19:17:00Z">
                              <w:r w:rsidRPr="009E4841" w:rsidDel="009E4841">
                                <w:rPr>
                                  <w:rFonts w:ascii="Calibri" w:hAnsi="Calibri" w:cs="Calibri"/>
                                  <w:u w:val="single"/>
                                  <w:rPrChange w:id="244" w:author="Lucas Abdalla Menezes" w:date="2020-03-08T19:18:00Z">
                                    <w:rPr>
                                      <w:rFonts w:ascii="Calibri" w:hAnsi="Calibri" w:cs="Calibri"/>
                                    </w:rPr>
                                  </w:rPrChange>
                                </w:rPr>
                                <w:delText>__</w:delText>
                              </w:r>
                            </w:del>
                            <w:ins w:id="245" w:author="Lucas Abdalla Menezes" w:date="2020-03-08T19:17:00Z">
                              <w:r w:rsidR="009E4841" w:rsidRPr="009E4841">
                                <w:rPr>
                                  <w:rFonts w:ascii="Calibri" w:hAnsi="Calibri" w:cs="Calibri"/>
                                  <w:u w:val="single"/>
                                  <w:rPrChange w:id="246" w:author="Lucas Abdalla Menezes" w:date="2020-03-08T19:18:00Z">
                                    <w:rPr>
                                      <w:rFonts w:ascii="Calibri" w:hAnsi="Calibri" w:cs="Calibri"/>
                                    </w:rPr>
                                  </w:rPrChange>
                                </w:rPr>
                                <w:t>21</w:t>
                              </w:r>
                            </w:ins>
                            <w:del w:id="247" w:author="Lucas Abdalla Menezes" w:date="2020-03-08T19:25:00Z">
                              <w:r w:rsidRPr="009E4841" w:rsidDel="009E4841">
                                <w:rPr>
                                  <w:rFonts w:ascii="Calibri" w:hAnsi="Calibri" w:cs="Calibri"/>
                                  <w:u w:val="single"/>
                                  <w:rPrChange w:id="248" w:author="Lucas Abdalla Menezes" w:date="2020-03-08T19:18:00Z">
                                    <w:rPr>
                                      <w:rFonts w:ascii="Calibri" w:hAnsi="Calibri" w:cs="Calibri"/>
                                    </w:rPr>
                                  </w:rPrChange>
                                </w:rPr>
                                <w:delText>___</w:delText>
                              </w:r>
                            </w:del>
                            <w:r w:rsidRPr="009E4841">
                              <w:rPr>
                                <w:rFonts w:ascii="Calibri" w:hAnsi="Calibri" w:cs="Calibri"/>
                                <w:u w:val="single"/>
                                <w:rPrChange w:id="249" w:author="Lucas Abdalla Menezes" w:date="2020-03-08T19:18:00Z">
                                  <w:rPr>
                                    <w:rFonts w:ascii="Calibri" w:hAnsi="Calibri" w:cs="Calibri"/>
                                  </w:rPr>
                                </w:rPrChange>
                              </w:rPr>
                              <w:t>)</w:t>
                            </w:r>
                            <w:del w:id="250" w:author="Lucas Abdalla Menezes" w:date="2020-03-08T19:17:00Z">
                              <w:r w:rsidRPr="009E4841" w:rsidDel="009E4841">
                                <w:rPr>
                                  <w:rFonts w:ascii="Calibri" w:hAnsi="Calibri" w:cs="Calibri"/>
                                  <w:u w:val="single"/>
                                  <w:rPrChange w:id="251" w:author="Lucas Abdalla Menezes" w:date="2020-03-08T19:18:00Z">
                                    <w:rPr>
                                      <w:rFonts w:ascii="Calibri" w:hAnsi="Calibri" w:cs="Calibri"/>
                                    </w:rPr>
                                  </w:rPrChange>
                                </w:rPr>
                                <w:delText>__________</w:delText>
                              </w:r>
                            </w:del>
                            <w:ins w:id="252" w:author="Lucas Abdalla Menezes" w:date="2020-03-08T19:17:00Z">
                              <w:r w:rsidR="009E4841" w:rsidRPr="009E4841">
                                <w:rPr>
                                  <w:rFonts w:ascii="Calibri" w:hAnsi="Calibri" w:cs="Calibri"/>
                                  <w:u w:val="single"/>
                                  <w:rPrChange w:id="253" w:author="Lucas Abdalla Menezes" w:date="2020-03-08T19:18:00Z">
                                    <w:rPr>
                                      <w:rFonts w:ascii="Calibri" w:hAnsi="Calibri" w:cs="Calibri"/>
                                    </w:rPr>
                                  </w:rPrChange>
                                </w:rPr>
                                <w:t>971475033</w:t>
                              </w:r>
                            </w:ins>
                            <w:r>
                              <w:rPr>
                                <w:rFonts w:ascii="Calibri" w:hAnsi="Calibri" w:cs="Calibri"/>
                              </w:rPr>
                              <w:t>_________</w:t>
                            </w:r>
                            <w:del w:id="254" w:author="Lucas Abdalla Menezes" w:date="2020-03-08T19:25:00Z">
                              <w:r w:rsidDel="009E4841">
                                <w:rPr>
                                  <w:rFonts w:ascii="Calibri" w:hAnsi="Calibri" w:cs="Calibri"/>
                                </w:rPr>
                                <w:delText>____________Telefone 2: (_____)_____________________________________</w:delText>
                              </w:r>
                            </w:del>
                          </w:p>
                          <w:p w:rsidR="0025640B" w:rsidRDefault="0025640B">
                            <w:pPr>
                              <w:spacing w:line="360" w:lineRule="auto"/>
                              <w:rPr>
                                <w:rFonts w:ascii="Calibri" w:hAnsi="Calibri" w:cs="Calibri"/>
                              </w:rPr>
                            </w:pPr>
                          </w:p>
                        </w:txbxContent>
                      </wps:txbx>
                      <wps:bodyPr lIns="91440" tIns="45720" rIns="91440" bIns="45720" anchor="t">
                        <a:noAutofit/>
                      </wps:bodyPr>
                    </wps:wsp>
                  </a:graphicData>
                </a:graphic>
                <wp14:sizeRelV relativeFrom="margin">
                  <wp14:pctHeight>0</wp14:pctHeight>
                </wp14:sizeRelV>
              </wp:anchor>
            </w:drawing>
          </mc:Choice>
          <mc:Fallback>
            <w:pict>
              <v:shape w14:anchorId="05053C1C" id="Quadro3" o:spid="_x0000_s1028" type="#_x0000_t202" style="position:absolute;left:0;text-align:left;margin-left:0;margin-top:7pt;width:513.25pt;height:186.55pt;z-index:52;visibility:visible;mso-wrap-style:square;mso-height-percent:0;mso-wrap-distance-left:9.05pt;mso-wrap-distance-top:0;mso-wrap-distance-right:9.0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" strokecolor="#272727">
                <v:textbox>
                  <w:txbxContent>
                    <w:p w:rsidR="0025640B" w:rsidRDefault="0025640B">
                      <w:pPr>
                        <w:pBdr>
                          <w:bottom w:val="single" w:sz="12" w:space="1" w:color="000000"/>
                        </w:pBdr>
                        <w:shd w:val="clear" w:color="auto" w:fill="D9D9D9"/>
                        <w:jc w:val="center"/>
                        <w:rPr>
                          <w:rFonts w:ascii="Calibri" w:hAnsi="Calibri" w:cs="Calibri"/>
                        </w:rPr>
                      </w:pPr>
                      <w:r>
                        <w:rPr>
                          <w:rFonts w:ascii="Calibri" w:hAnsi="Calibri" w:cs="Calibri"/>
                        </w:rPr>
                        <w:t>DADOS DO BOLSISTA</w:t>
                      </w:r>
                    </w:p>
                    <w:p w:rsidR="0025640B" w:rsidRDefault="0025640B">
                      <w:pPr>
                        <w:spacing w:line="360" w:lineRule="auto"/>
                        <w:rPr>
                          <w:rFonts w:ascii="Calibri" w:hAnsi="Calibri" w:cs="Calibri"/>
                        </w:rPr>
                      </w:pPr>
                    </w:p>
                    <w:p w:rsidR="0025640B" w:rsidRDefault="0025640B">
                      <w:pPr>
                        <w:spacing w:line="360" w:lineRule="auto"/>
                        <w:rPr>
                          <w:rFonts w:ascii="Calibri" w:hAnsi="Calibri" w:cs="Calibri"/>
                        </w:rPr>
                      </w:pPr>
                      <w:r>
                        <w:rPr>
                          <w:rFonts w:ascii="Calibri" w:hAnsi="Calibri" w:cs="Calibri"/>
                        </w:rPr>
                        <w:t>Nome:</w:t>
                      </w:r>
                      <w:ins w:id="255" w:author="Lucas Abdalla Menezes" w:date="2020-03-08T19:26:00Z">
                        <w:r w:rsidR="0024500A">
                          <w:rPr>
                            <w:rFonts w:ascii="Calibri" w:hAnsi="Calibri" w:cs="Calibri"/>
                            <w:u w:val="single"/>
                          </w:rPr>
                          <w:t xml:space="preserve"> </w:t>
                        </w:r>
                      </w:ins>
                      <w:del w:id="256" w:author="Lucas Abdalla Menezes" w:date="2020-03-08T19:18:00Z">
                        <w:r w:rsidRPr="009E4841" w:rsidDel="009E4841">
                          <w:rPr>
                            <w:rFonts w:ascii="Calibri" w:hAnsi="Calibri" w:cs="Calibri"/>
                            <w:u w:val="single"/>
                            <w:rPrChange w:id="257" w:author="Lucas Abdalla Menezes" w:date="2020-03-08T19:18:00Z">
                              <w:rPr>
                                <w:rFonts w:ascii="Calibri" w:hAnsi="Calibri" w:cs="Calibri"/>
                              </w:rPr>
                            </w:rPrChange>
                          </w:rPr>
                          <w:delText>_____</w:delText>
                        </w:r>
                      </w:del>
                      <w:ins w:id="258" w:author="Lucas Abdalla Menezes" w:date="2020-03-08T19:18:00Z">
                        <w:r w:rsidR="009E4841" w:rsidRPr="009E4841">
                          <w:rPr>
                            <w:rFonts w:ascii="Calibri" w:hAnsi="Calibri" w:cs="Calibri"/>
                            <w:u w:val="single"/>
                            <w:rPrChange w:id="259" w:author="Lucas Abdalla Menezes" w:date="2020-03-08T19:18:00Z">
                              <w:rPr>
                                <w:rFonts w:ascii="Calibri" w:hAnsi="Calibri" w:cs="Calibri"/>
                              </w:rPr>
                            </w:rPrChange>
                          </w:rPr>
                          <w:t>Lucas</w:t>
                        </w:r>
                      </w:ins>
                      <w:del w:id="260" w:author="Lucas Abdalla Menezes" w:date="2020-03-08T19:18:00Z">
                        <w:r w:rsidRPr="009E4841" w:rsidDel="009E4841">
                          <w:rPr>
                            <w:rFonts w:ascii="Calibri" w:hAnsi="Calibri" w:cs="Calibri"/>
                            <w:u w:val="single"/>
                            <w:rPrChange w:id="261" w:author="Lucas Abdalla Menezes" w:date="2020-03-08T19:18:00Z">
                              <w:rPr>
                                <w:rFonts w:ascii="Calibri" w:hAnsi="Calibri" w:cs="Calibri"/>
                              </w:rPr>
                            </w:rPrChange>
                          </w:rPr>
                          <w:delText>_</w:delText>
                        </w:r>
                      </w:del>
                      <w:ins w:id="262" w:author="Lucas Abdalla Menezes" w:date="2020-03-08T19:18:00Z">
                        <w:r w:rsidR="009E4841" w:rsidRPr="009E4841">
                          <w:rPr>
                            <w:rFonts w:ascii="Calibri" w:hAnsi="Calibri" w:cs="Calibri"/>
                            <w:u w:val="single"/>
                            <w:rPrChange w:id="263" w:author="Lucas Abdalla Menezes" w:date="2020-03-08T19:18:00Z">
                              <w:rPr>
                                <w:rFonts w:ascii="Calibri" w:hAnsi="Calibri" w:cs="Calibri"/>
                              </w:rPr>
                            </w:rPrChange>
                          </w:rPr>
                          <w:t xml:space="preserve"> </w:t>
                        </w:r>
                      </w:ins>
                      <w:del w:id="264" w:author="Lucas Abdalla Menezes" w:date="2020-03-08T19:18:00Z">
                        <w:r w:rsidRPr="009E4841" w:rsidDel="009E4841">
                          <w:rPr>
                            <w:rFonts w:ascii="Calibri" w:hAnsi="Calibri" w:cs="Calibri"/>
                            <w:u w:val="single"/>
                            <w:rPrChange w:id="265" w:author="Lucas Abdalla Menezes" w:date="2020-03-08T19:18:00Z">
                              <w:rPr>
                                <w:rFonts w:ascii="Calibri" w:hAnsi="Calibri" w:cs="Calibri"/>
                              </w:rPr>
                            </w:rPrChange>
                          </w:rPr>
                          <w:delText>_______</w:delText>
                        </w:r>
                      </w:del>
                      <w:ins w:id="266" w:author="Lucas Abdalla Menezes" w:date="2020-03-08T19:18:00Z">
                        <w:r w:rsidR="009E4841" w:rsidRPr="009E4841">
                          <w:rPr>
                            <w:rFonts w:ascii="Calibri" w:hAnsi="Calibri" w:cs="Calibri"/>
                            <w:u w:val="single"/>
                            <w:rPrChange w:id="267" w:author="Lucas Abdalla Menezes" w:date="2020-03-08T19:18:00Z">
                              <w:rPr>
                                <w:rFonts w:ascii="Calibri" w:hAnsi="Calibri" w:cs="Calibri"/>
                              </w:rPr>
                            </w:rPrChange>
                          </w:rPr>
                          <w:t>Abdalla</w:t>
                        </w:r>
                      </w:ins>
                      <w:del w:id="268" w:author="Lucas Abdalla Menezes" w:date="2020-03-08T19:18:00Z">
                        <w:r w:rsidRPr="009E4841" w:rsidDel="009E4841">
                          <w:rPr>
                            <w:rFonts w:ascii="Calibri" w:hAnsi="Calibri" w:cs="Calibri"/>
                            <w:u w:val="single"/>
                            <w:rPrChange w:id="269" w:author="Lucas Abdalla Menezes" w:date="2020-03-08T19:18:00Z">
                              <w:rPr>
                                <w:rFonts w:ascii="Calibri" w:hAnsi="Calibri" w:cs="Calibri"/>
                              </w:rPr>
                            </w:rPrChange>
                          </w:rPr>
                          <w:delText>_</w:delText>
                        </w:r>
                      </w:del>
                      <w:ins w:id="270" w:author="Lucas Abdalla Menezes" w:date="2020-03-08T19:18:00Z">
                        <w:r w:rsidR="009E4841" w:rsidRPr="009E4841">
                          <w:rPr>
                            <w:rFonts w:ascii="Calibri" w:hAnsi="Calibri" w:cs="Calibri"/>
                            <w:u w:val="single"/>
                            <w:rPrChange w:id="271" w:author="Lucas Abdalla Menezes" w:date="2020-03-08T19:18:00Z">
                              <w:rPr>
                                <w:rFonts w:ascii="Calibri" w:hAnsi="Calibri" w:cs="Calibri"/>
                              </w:rPr>
                            </w:rPrChange>
                          </w:rPr>
                          <w:t xml:space="preserve"> </w:t>
                        </w:r>
                      </w:ins>
                      <w:del w:id="272" w:author="Lucas Abdalla Menezes" w:date="2020-03-08T19:18:00Z">
                        <w:r w:rsidRPr="009E4841" w:rsidDel="009E4841">
                          <w:rPr>
                            <w:rFonts w:ascii="Calibri" w:hAnsi="Calibri" w:cs="Calibri"/>
                            <w:u w:val="single"/>
                            <w:rPrChange w:id="273" w:author="Lucas Abdalla Menezes" w:date="2020-03-08T19:18:00Z">
                              <w:rPr>
                                <w:rFonts w:ascii="Calibri" w:hAnsi="Calibri" w:cs="Calibri"/>
                              </w:rPr>
                            </w:rPrChange>
                          </w:rPr>
                          <w:delText>_______</w:delText>
                        </w:r>
                      </w:del>
                      <w:ins w:id="274" w:author="Lucas Abdalla Menezes" w:date="2020-03-08T19:18:00Z">
                        <w:r w:rsidR="009E4841" w:rsidRPr="009E4841">
                          <w:rPr>
                            <w:rFonts w:ascii="Calibri" w:hAnsi="Calibri" w:cs="Calibri"/>
                            <w:u w:val="single"/>
                            <w:rPrChange w:id="275" w:author="Lucas Abdalla Menezes" w:date="2020-03-08T19:18:00Z">
                              <w:rPr>
                                <w:rFonts w:ascii="Calibri" w:hAnsi="Calibri" w:cs="Calibri"/>
                              </w:rPr>
                            </w:rPrChange>
                          </w:rPr>
                          <w:t>Menezes</w:t>
                        </w:r>
                        <w:r w:rsidR="009E4841">
                          <w:rPr>
                            <w:rFonts w:ascii="Calibri" w:hAnsi="Calibri" w:cs="Calibri"/>
                          </w:rPr>
                          <w:t>__</w:t>
                        </w:r>
                      </w:ins>
                      <w:r>
                        <w:rPr>
                          <w:rFonts w:ascii="Calibri" w:hAnsi="Calibri" w:cs="Calibri"/>
                        </w:rPr>
                        <w:t xml:space="preserve">_________________________________________________________________________                            </w:t>
                      </w:r>
                    </w:p>
                    <w:p w:rsidR="0025640B" w:rsidRDefault="0025640B">
                      <w:pPr>
                        <w:spacing w:line="360" w:lineRule="auto"/>
                        <w:rPr>
                          <w:rFonts w:ascii="Calibri" w:hAnsi="Calibri" w:cs="Calibri"/>
                        </w:rPr>
                      </w:pPr>
                      <w:r>
                        <w:rPr>
                          <w:rFonts w:ascii="Calibri" w:hAnsi="Calibri" w:cs="Calibri"/>
                        </w:rPr>
                        <w:t>Matrícula:</w:t>
                      </w:r>
                      <w:ins w:id="276" w:author="Lucas Abdalla Menezes" w:date="2020-03-08T19:27:00Z">
                        <w:r w:rsidR="0024500A">
                          <w:rPr>
                            <w:rFonts w:ascii="Calibri" w:hAnsi="Calibri" w:cs="Calibri"/>
                            <w:u w:val="single"/>
                          </w:rPr>
                          <w:t xml:space="preserve"> </w:t>
                        </w:r>
                      </w:ins>
                      <w:del w:id="277" w:author="Lucas Abdalla Menezes" w:date="2020-03-08T19:18:00Z">
                        <w:r w:rsidRPr="009E4841" w:rsidDel="009E4841">
                          <w:rPr>
                            <w:rFonts w:ascii="Calibri" w:hAnsi="Calibri" w:cs="Calibri"/>
                            <w:u w:val="single"/>
                            <w:rPrChange w:id="278" w:author="Lucas Abdalla Menezes" w:date="2020-03-08T19:19:00Z">
                              <w:rPr>
                                <w:rFonts w:ascii="Calibri" w:hAnsi="Calibri" w:cs="Calibri"/>
                              </w:rPr>
                            </w:rPrChange>
                          </w:rPr>
                          <w:delText>___________</w:delText>
                        </w:r>
                      </w:del>
                      <w:ins w:id="279" w:author="Lucas Abdalla Menezes" w:date="2020-03-08T19:18:00Z">
                        <w:r w:rsidR="009E4841" w:rsidRPr="009E4841">
                          <w:rPr>
                            <w:rFonts w:ascii="Calibri" w:hAnsi="Calibri" w:cs="Calibri"/>
                            <w:u w:val="single"/>
                            <w:rPrChange w:id="280" w:author="Lucas Abdalla Menezes" w:date="2020-03-08T19:19:00Z">
                              <w:rPr>
                                <w:rFonts w:ascii="Calibri" w:hAnsi="Calibri" w:cs="Calibri"/>
                              </w:rPr>
                            </w:rPrChange>
                          </w:rPr>
                          <w:t>116.038.019</w:t>
                        </w:r>
                      </w:ins>
                      <w:ins w:id="281" w:author="Lucas Abdalla Menezes" w:date="2020-03-08T19:19:00Z">
                        <w:r w:rsidR="009E4841">
                          <w:rPr>
                            <w:rFonts w:ascii="Calibri" w:hAnsi="Calibri" w:cs="Calibri"/>
                          </w:rPr>
                          <w:t>_</w:t>
                        </w:r>
                      </w:ins>
                      <w:r>
                        <w:rPr>
                          <w:rFonts w:ascii="Calibri" w:hAnsi="Calibri" w:cs="Calibri"/>
                        </w:rPr>
                        <w:t>_________________CPF:</w:t>
                      </w:r>
                      <w:del w:id="282" w:author="Lucas Abdalla Menezes" w:date="2020-03-08T19:19:00Z">
                        <w:r w:rsidRPr="009E4841" w:rsidDel="009E4841">
                          <w:rPr>
                            <w:rFonts w:ascii="Calibri" w:hAnsi="Calibri" w:cs="Calibri"/>
                            <w:u w:val="single"/>
                            <w:rPrChange w:id="283" w:author="Lucas Abdalla Menezes" w:date="2020-03-08T19:19:00Z">
                              <w:rPr>
                                <w:rFonts w:ascii="Calibri" w:hAnsi="Calibri" w:cs="Calibri"/>
                              </w:rPr>
                            </w:rPrChange>
                          </w:rPr>
                          <w:delText>______________</w:delText>
                        </w:r>
                      </w:del>
                      <w:ins w:id="284" w:author="Lucas Abdalla Menezes" w:date="2020-03-08T19:19:00Z">
                        <w:r w:rsidR="009E4841" w:rsidRPr="009E4841">
                          <w:rPr>
                            <w:rFonts w:ascii="Calibri" w:hAnsi="Calibri" w:cs="Calibri"/>
                            <w:u w:val="single"/>
                            <w:rPrChange w:id="285" w:author="Lucas Abdalla Menezes" w:date="2020-03-08T19:19:00Z">
                              <w:rPr>
                                <w:rFonts w:ascii="Calibri" w:hAnsi="Calibri" w:cs="Calibri"/>
                              </w:rPr>
                            </w:rPrChange>
                          </w:rPr>
                          <w:t>171.509.847-11</w:t>
                        </w:r>
                      </w:ins>
                      <w:r w:rsidRPr="009E4841">
                        <w:rPr>
                          <w:rFonts w:ascii="Calibri" w:hAnsi="Calibri" w:cs="Calibri"/>
                          <w:u w:val="single"/>
                          <w:rPrChange w:id="286" w:author="Lucas Abdalla Menezes" w:date="2020-03-08T19:19:00Z">
                            <w:rPr>
                              <w:rFonts w:ascii="Calibri" w:hAnsi="Calibri" w:cs="Calibri"/>
                            </w:rPr>
                          </w:rPrChange>
                        </w:rPr>
                        <w:t>______________________</w:t>
                      </w:r>
                      <w:r>
                        <w:rPr>
                          <w:rFonts w:ascii="Calibri" w:hAnsi="Calibri" w:cs="Calibri"/>
                        </w:rPr>
                        <w:t>CR:</w:t>
                      </w:r>
                      <w:del w:id="287" w:author="Lucas Abdalla Menezes" w:date="2020-03-08T19:19:00Z">
                        <w:r w:rsidRPr="009E4841" w:rsidDel="009E4841">
                          <w:rPr>
                            <w:rFonts w:ascii="Calibri" w:hAnsi="Calibri" w:cs="Calibri"/>
                            <w:u w:val="single"/>
                            <w:rPrChange w:id="288" w:author="Lucas Abdalla Menezes" w:date="2020-03-08T19:19:00Z">
                              <w:rPr>
                                <w:rFonts w:ascii="Calibri" w:hAnsi="Calibri" w:cs="Calibri"/>
                              </w:rPr>
                            </w:rPrChange>
                          </w:rPr>
                          <w:delText>___</w:delText>
                        </w:r>
                      </w:del>
                      <w:ins w:id="289" w:author="Lucas Abdalla Menezes" w:date="2020-03-08T19:19:00Z">
                        <w:r w:rsidR="009E4841" w:rsidRPr="009E4841">
                          <w:rPr>
                            <w:rFonts w:ascii="Calibri" w:hAnsi="Calibri" w:cs="Calibri"/>
                            <w:u w:val="single"/>
                            <w:rPrChange w:id="290" w:author="Lucas Abdalla Menezes" w:date="2020-03-08T19:19:00Z">
                              <w:rPr>
                                <w:rFonts w:ascii="Calibri" w:hAnsi="Calibri" w:cs="Calibri"/>
                              </w:rPr>
                            </w:rPrChange>
                          </w:rPr>
                          <w:t>6.9_</w:t>
                        </w:r>
                      </w:ins>
                      <w:r w:rsidRPr="009E4841">
                        <w:rPr>
                          <w:rFonts w:ascii="Calibri" w:hAnsi="Calibri" w:cs="Calibri"/>
                          <w:u w:val="single"/>
                          <w:rPrChange w:id="291" w:author="Lucas Abdalla Menezes" w:date="2020-03-08T19:19:00Z">
                            <w:rPr>
                              <w:rFonts w:ascii="Calibri" w:hAnsi="Calibri" w:cs="Calibri"/>
                            </w:rPr>
                          </w:rPrChange>
                        </w:rPr>
                        <w:t>__________________</w:t>
                      </w:r>
                    </w:p>
                    <w:p w:rsidR="0025640B" w:rsidRDefault="0025640B">
                      <w:pPr>
                        <w:spacing w:line="360" w:lineRule="auto"/>
                        <w:rPr>
                          <w:rFonts w:ascii="Calibri" w:hAnsi="Calibri" w:cs="Calibri"/>
                        </w:rPr>
                      </w:pPr>
                      <w:r>
                        <w:rPr>
                          <w:rFonts w:ascii="Calibri" w:hAnsi="Calibri" w:cs="Calibri"/>
                        </w:rPr>
                        <w:t>Curso/Departamento/</w:t>
                      </w:r>
                      <w:r w:rsidRPr="009E4841">
                        <w:rPr>
                          <w:rFonts w:ascii="Calibri" w:hAnsi="Calibri" w:cs="Calibri"/>
                          <w:u w:val="single"/>
                          <w:rPrChange w:id="292" w:author="Lucas Abdalla Menezes" w:date="2020-03-08T19:20:00Z">
                            <w:rPr>
                              <w:rFonts w:ascii="Calibri" w:hAnsi="Calibri" w:cs="Calibri"/>
                            </w:rPr>
                          </w:rPrChange>
                        </w:rPr>
                        <w:t>Instituto:</w:t>
                      </w:r>
                      <w:ins w:id="293" w:author="Lucas Abdalla Menezes" w:date="2020-03-08T19:26:00Z">
                        <w:r w:rsidR="00792D4F">
                          <w:rPr>
                            <w:rFonts w:ascii="Calibri" w:hAnsi="Calibri" w:cs="Calibri"/>
                            <w:u w:val="single"/>
                          </w:rPr>
                          <w:t xml:space="preserve"> </w:t>
                        </w:r>
                      </w:ins>
                      <w:del w:id="294" w:author="Lucas Abdalla Menezes" w:date="2020-03-08T19:19:00Z">
                        <w:r w:rsidRPr="009E4841" w:rsidDel="009E4841">
                          <w:rPr>
                            <w:rFonts w:ascii="Calibri" w:hAnsi="Calibri" w:cs="Calibri"/>
                            <w:u w:val="single"/>
                            <w:rPrChange w:id="295" w:author="Lucas Abdalla Menezes" w:date="2020-03-08T19:20:00Z">
                              <w:rPr>
                                <w:rFonts w:ascii="Calibri" w:hAnsi="Calibri" w:cs="Calibri"/>
                              </w:rPr>
                            </w:rPrChange>
                          </w:rPr>
                          <w:delText>________________________________________________________</w:delText>
                        </w:r>
                      </w:del>
                      <w:ins w:id="296" w:author="Lucas Abdalla Menezes" w:date="2020-03-08T19:19:00Z">
                        <w:r w:rsidR="009E4841" w:rsidRPr="009E4841">
                          <w:rPr>
                            <w:rFonts w:ascii="Calibri" w:hAnsi="Calibri" w:cs="Calibri"/>
                            <w:u w:val="single"/>
                            <w:rPrChange w:id="297" w:author="Lucas Abdalla Menezes" w:date="2020-03-08T19:20:00Z">
                              <w:rPr>
                                <w:rFonts w:ascii="Calibri" w:hAnsi="Calibri" w:cs="Calibri"/>
                              </w:rPr>
                            </w:rPrChange>
                          </w:rPr>
                          <w:t>Engenharia E</w:t>
                        </w:r>
                      </w:ins>
                      <w:ins w:id="298" w:author="Lucas Abdalla Menezes" w:date="2020-03-08T19:20:00Z">
                        <w:r w:rsidR="009E4841">
                          <w:rPr>
                            <w:rFonts w:ascii="Calibri" w:hAnsi="Calibri" w:cs="Calibri"/>
                            <w:u w:val="single"/>
                          </w:rPr>
                          <w:t xml:space="preserve">létrica/ Departamento de Engenharia Elétrica – TEE/ Universidade Federal Fluminense - UFF </w:t>
                        </w:r>
                      </w:ins>
                      <w:r>
                        <w:rPr>
                          <w:rFonts w:ascii="Calibri" w:hAnsi="Calibri" w:cs="Calibri"/>
                        </w:rPr>
                        <w:t>__________________</w:t>
                      </w:r>
                      <w:ins w:id="299" w:author="Lucas Abdalla Menezes" w:date="2020-03-08T19:20:00Z">
                        <w:r w:rsidR="009E4841">
                          <w:rPr>
                            <w:rFonts w:ascii="Calibri" w:hAnsi="Calibri" w:cs="Calibri"/>
                          </w:rPr>
                          <w:t>__________________________________________________________________</w:t>
                        </w:r>
                      </w:ins>
                      <w:del w:id="300" w:author="Lucas Abdalla Menezes" w:date="2020-03-08T19:20:00Z">
                        <w:r w:rsidDel="009E4841">
                          <w:rPr>
                            <w:rFonts w:ascii="Calibri" w:hAnsi="Calibri" w:cs="Calibri"/>
                          </w:rPr>
                          <w:delText xml:space="preserve"> </w:delText>
                        </w:r>
                      </w:del>
                      <w:r>
                        <w:rPr>
                          <w:rFonts w:ascii="Calibri" w:hAnsi="Calibri" w:cs="Calibri"/>
                        </w:rPr>
                        <w:t xml:space="preserve">                          </w:t>
                      </w:r>
                    </w:p>
                    <w:p w:rsidR="0025640B" w:rsidRDefault="0025640B">
                      <w:pPr>
                        <w:spacing w:line="360" w:lineRule="auto"/>
                        <w:rPr>
                          <w:rFonts w:ascii="Calibri" w:hAnsi="Calibri" w:cs="Calibri"/>
                        </w:rPr>
                      </w:pPr>
                      <w:r>
                        <w:rPr>
                          <w:rFonts w:ascii="Calibri" w:hAnsi="Calibri" w:cs="Calibri"/>
                        </w:rPr>
                        <w:t>Endereço:</w:t>
                      </w:r>
                      <w:ins w:id="301" w:author="Lucas Abdalla Menezes" w:date="2020-03-08T19:21:00Z">
                        <w:r w:rsidR="009E4841">
                          <w:rPr>
                            <w:rFonts w:ascii="Calibri" w:hAnsi="Calibri" w:cs="Calibri"/>
                          </w:rPr>
                          <w:t xml:space="preserve"> </w:t>
                        </w:r>
                      </w:ins>
                      <w:del w:id="302" w:author="Lucas Abdalla Menezes" w:date="2020-03-08T19:21:00Z">
                        <w:r w:rsidDel="009E4841">
                          <w:rPr>
                            <w:rFonts w:ascii="Calibri" w:hAnsi="Calibri" w:cs="Calibri"/>
                          </w:rPr>
                          <w:delText>________________________________</w:delText>
                        </w:r>
                      </w:del>
                      <w:ins w:id="303" w:author="Lucas Abdalla Menezes" w:date="2020-03-08T19:21:00Z">
                        <w:r w:rsidR="009E4841">
                          <w:rPr>
                            <w:rFonts w:ascii="Calibri" w:hAnsi="Calibri" w:cs="Calibri"/>
                            <w:u w:val="single"/>
                          </w:rPr>
                          <w:t>Rua Santa Rosa</w:t>
                        </w:r>
                      </w:ins>
                      <w:ins w:id="304" w:author="Lucas Abdalla Menezes" w:date="2020-03-08T19:22:00Z">
                        <w:r w:rsidR="009E4841">
                          <w:rPr>
                            <w:rFonts w:ascii="Calibri" w:hAnsi="Calibri" w:cs="Calibri"/>
                            <w:u w:val="single"/>
                          </w:rPr>
                          <w:t xml:space="preserve"> 91, Apto. 906_____________________________</w:t>
                        </w:r>
                      </w:ins>
                      <w:del w:id="305" w:author="Lucas Abdalla Menezes" w:date="2020-03-08T19:22:00Z">
                        <w:r w:rsidDel="009E4841">
                          <w:rPr>
                            <w:rFonts w:ascii="Calibri" w:hAnsi="Calibri" w:cs="Calibri"/>
                          </w:rPr>
                          <w:delText>_____________________________</w:delText>
                        </w:r>
                      </w:del>
                      <w:ins w:id="306" w:author="Lucas Abdalla Menezes" w:date="2020-03-08T19:22:00Z">
                        <w:r w:rsidR="009E4841">
                          <w:rPr>
                            <w:rFonts w:ascii="Calibri" w:hAnsi="Calibri" w:cs="Calibri"/>
                          </w:rPr>
                          <w:t>_______</w:t>
                        </w:r>
                      </w:ins>
                      <w:r>
                        <w:rPr>
                          <w:rFonts w:ascii="Calibri" w:hAnsi="Calibri" w:cs="Calibri"/>
                        </w:rPr>
                        <w:t>______________________________</w:t>
                      </w:r>
                    </w:p>
                    <w:p w:rsidR="0025640B" w:rsidDel="009E4841" w:rsidRDefault="0025640B">
                      <w:pPr>
                        <w:spacing w:line="360" w:lineRule="auto"/>
                        <w:rPr>
                          <w:del w:id="307" w:author="Lucas Abdalla Menezes" w:date="2020-03-08T19:24:00Z"/>
                          <w:rFonts w:ascii="Calibri" w:hAnsi="Calibri" w:cs="Calibri"/>
                        </w:rPr>
                      </w:pPr>
                      <w:r>
                        <w:rPr>
                          <w:rFonts w:ascii="Calibri" w:hAnsi="Calibri" w:cs="Calibri"/>
                        </w:rPr>
                        <w:t>Bairro:</w:t>
                      </w:r>
                      <w:del w:id="308" w:author="Lucas Abdalla Menezes" w:date="2020-03-08T19:23:00Z">
                        <w:r w:rsidDel="009E4841">
                          <w:rPr>
                            <w:rFonts w:ascii="Calibri" w:hAnsi="Calibri" w:cs="Calibri"/>
                          </w:rPr>
                          <w:delText>_</w:delText>
                        </w:r>
                      </w:del>
                      <w:del w:id="309" w:author="Lucas Abdalla Menezes" w:date="2020-03-08T19:22:00Z">
                        <w:r w:rsidDel="009E4841">
                          <w:rPr>
                            <w:rFonts w:ascii="Calibri" w:hAnsi="Calibri" w:cs="Calibri"/>
                          </w:rPr>
                          <w:delText>____</w:delText>
                        </w:r>
                      </w:del>
                      <w:r>
                        <w:rPr>
                          <w:rFonts w:ascii="Calibri" w:hAnsi="Calibri" w:cs="Calibri"/>
                        </w:rPr>
                        <w:t>_</w:t>
                      </w:r>
                      <w:ins w:id="310" w:author="Lucas Abdalla Menezes" w:date="2020-03-08T19:22:00Z">
                        <w:r w:rsidR="009E4841" w:rsidRPr="009E4841">
                          <w:rPr>
                            <w:rFonts w:ascii="Calibri" w:hAnsi="Calibri" w:cs="Calibri"/>
                            <w:u w:val="single"/>
                            <w:rPrChange w:id="311" w:author="Lucas Abdalla Menezes" w:date="2020-03-08T19:24:00Z">
                              <w:rPr>
                                <w:rFonts w:ascii="Calibri" w:hAnsi="Calibri" w:cs="Calibri"/>
                              </w:rPr>
                            </w:rPrChange>
                          </w:rPr>
                          <w:t>Santa</w:t>
                        </w:r>
                      </w:ins>
                      <w:ins w:id="312" w:author="Lucas Abdalla Menezes" w:date="2020-03-08T19:25:00Z">
                        <w:r w:rsidR="008701DB">
                          <w:rPr>
                            <w:rFonts w:ascii="Calibri" w:hAnsi="Calibri" w:cs="Calibri"/>
                            <w:u w:val="single"/>
                          </w:rPr>
                          <w:t>_</w:t>
                        </w:r>
                      </w:ins>
                      <w:ins w:id="313" w:author="Lucas Abdalla Menezes" w:date="2020-03-08T19:23:00Z">
                        <w:r w:rsidR="009E4841" w:rsidRPr="009E4841">
                          <w:rPr>
                            <w:rFonts w:ascii="Calibri" w:hAnsi="Calibri" w:cs="Calibri"/>
                            <w:u w:val="single"/>
                            <w:rPrChange w:id="314" w:author="Lucas Abdalla Menezes" w:date="2020-03-08T19:24:00Z">
                              <w:rPr>
                                <w:rFonts w:ascii="Calibri" w:hAnsi="Calibri" w:cs="Calibri"/>
                              </w:rPr>
                            </w:rPrChange>
                          </w:rPr>
                          <w:t>Ros</w:t>
                        </w:r>
                      </w:ins>
                      <w:ins w:id="315" w:author="Lucas Abdalla Menezes" w:date="2020-03-08T19:22:00Z">
                        <w:r w:rsidR="009E4841" w:rsidRPr="009E4841">
                          <w:rPr>
                            <w:rFonts w:ascii="Calibri" w:hAnsi="Calibri" w:cs="Calibri"/>
                            <w:u w:val="single"/>
                            <w:rPrChange w:id="316" w:author="Lucas Abdalla Menezes" w:date="2020-03-08T19:24:00Z">
                              <w:rPr>
                                <w:rFonts w:ascii="Calibri" w:hAnsi="Calibri" w:cs="Calibri"/>
                              </w:rPr>
                            </w:rPrChange>
                          </w:rPr>
                          <w:t>a</w:t>
                        </w:r>
                      </w:ins>
                      <w:ins w:id="317" w:author="Lucas Abdalla Menezes" w:date="2020-03-08T19:23:00Z">
                        <w:r w:rsidR="009E4841">
                          <w:rPr>
                            <w:rFonts w:ascii="Calibri" w:hAnsi="Calibri" w:cs="Calibri"/>
                          </w:rPr>
                          <w:t>___________________________________________________</w:t>
                        </w:r>
                      </w:ins>
                      <w:del w:id="318" w:author="Lucas Abdalla Menezes" w:date="2020-03-08T19:22:00Z">
                        <w:r w:rsidDel="009E4841">
                          <w:rPr>
                            <w:rFonts w:ascii="Calibri" w:hAnsi="Calibri" w:cs="Calibri"/>
                          </w:rPr>
                          <w:delText>__</w:delText>
                        </w:r>
                      </w:del>
                      <w:r>
                        <w:rPr>
                          <w:rFonts w:ascii="Calibri" w:hAnsi="Calibri" w:cs="Calibri"/>
                        </w:rPr>
                        <w:t>_________________________________</w:t>
                      </w:r>
                      <w:del w:id="319" w:author="Lucas Abdalla Menezes" w:date="2020-03-08T19:25:00Z">
                        <w:r w:rsidDel="008701DB">
                          <w:rPr>
                            <w:rFonts w:ascii="Calibri" w:hAnsi="Calibri" w:cs="Calibri"/>
                          </w:rPr>
                          <w:delText>_</w:delText>
                        </w:r>
                      </w:del>
                      <w:r>
                        <w:rPr>
                          <w:rFonts w:ascii="Calibri" w:hAnsi="Calibri" w:cs="Calibri"/>
                        </w:rPr>
                        <w:t>Cidade:</w:t>
                      </w:r>
                      <w:ins w:id="320" w:author="Lucas Abdalla Menezes" w:date="2020-03-08T19:23:00Z">
                        <w:r w:rsidR="009E4841" w:rsidRPr="009E4841">
                          <w:rPr>
                            <w:rFonts w:ascii="Calibri" w:hAnsi="Calibri" w:cs="Calibri"/>
                            <w:u w:val="single"/>
                            <w:rPrChange w:id="321" w:author="Lucas Abdalla Menezes" w:date="2020-03-08T19:24:00Z">
                              <w:rPr>
                                <w:rFonts w:ascii="Calibri" w:hAnsi="Calibri" w:cs="Calibri"/>
                              </w:rPr>
                            </w:rPrChange>
                          </w:rPr>
                          <w:t>Niterói</w:t>
                        </w:r>
                      </w:ins>
                      <w:del w:id="322" w:author="Lucas Abdalla Menezes" w:date="2020-03-08T19:23:00Z">
                        <w:r w:rsidDel="009E4841">
                          <w:rPr>
                            <w:rFonts w:ascii="Calibri" w:hAnsi="Calibri" w:cs="Calibri"/>
                          </w:rPr>
                          <w:delText>_______</w:delText>
                        </w:r>
                      </w:del>
                      <w:ins w:id="323" w:author="Lucas Abdalla Menezes" w:date="2020-03-08T19:23:00Z">
                        <w:r w:rsidR="009E4841">
                          <w:rPr>
                            <w:rFonts w:ascii="Calibri" w:hAnsi="Calibri" w:cs="Calibri"/>
                          </w:rPr>
                          <w:t>_</w:t>
                        </w:r>
                      </w:ins>
                      <w:r>
                        <w:rPr>
                          <w:rFonts w:ascii="Calibri" w:hAnsi="Calibri" w:cs="Calibri"/>
                        </w:rPr>
                        <w:t>_______________________________________UF:</w:t>
                      </w:r>
                      <w:ins w:id="324" w:author="Lucas Abdalla Menezes" w:date="2020-03-08T19:24:00Z">
                        <w:r w:rsidR="009E4841" w:rsidRPr="009E4841">
                          <w:rPr>
                            <w:rFonts w:ascii="Calibri" w:hAnsi="Calibri" w:cs="Calibri"/>
                            <w:u w:val="single"/>
                            <w:rPrChange w:id="325" w:author="Lucas Abdalla Menezes" w:date="2020-03-08T19:24:00Z">
                              <w:rPr>
                                <w:rFonts w:ascii="Calibri" w:hAnsi="Calibri" w:cs="Calibri"/>
                              </w:rPr>
                            </w:rPrChange>
                          </w:rPr>
                          <w:t>RJ</w:t>
                        </w:r>
                      </w:ins>
                      <w:r w:rsidRPr="009E4841">
                        <w:rPr>
                          <w:rFonts w:ascii="Calibri" w:hAnsi="Calibri" w:cs="Calibri"/>
                          <w:u w:val="single"/>
                          <w:rPrChange w:id="326" w:author="Lucas Abdalla Menezes" w:date="2020-03-08T19:24:00Z">
                            <w:rPr>
                              <w:rFonts w:ascii="Calibri" w:hAnsi="Calibri" w:cs="Calibri"/>
                            </w:rPr>
                          </w:rPrChange>
                        </w:rPr>
                        <w:t>______________</w:t>
                      </w:r>
                      <w:r>
                        <w:rPr>
                          <w:rFonts w:ascii="Calibri" w:hAnsi="Calibri" w:cs="Calibri"/>
                        </w:rPr>
                        <w:t>CEP:</w:t>
                      </w:r>
                      <w:del w:id="327" w:author="Lucas Abdalla Menezes" w:date="2020-03-08T19:24:00Z">
                        <w:r w:rsidRPr="009E4841" w:rsidDel="009E4841">
                          <w:rPr>
                            <w:rFonts w:ascii="Calibri" w:hAnsi="Calibri" w:cs="Calibri"/>
                            <w:u w:val="single"/>
                            <w:rPrChange w:id="328" w:author="Lucas Abdalla Menezes" w:date="2020-03-08T19:24:00Z">
                              <w:rPr>
                                <w:rFonts w:ascii="Calibri" w:hAnsi="Calibri" w:cs="Calibri"/>
                              </w:rPr>
                            </w:rPrChange>
                          </w:rPr>
                          <w:delText>________</w:delText>
                        </w:r>
                      </w:del>
                      <w:ins w:id="329" w:author="Lucas Abdalla Menezes" w:date="2020-03-08T19:24:00Z">
                        <w:r w:rsidR="009E4841" w:rsidRPr="009E4841">
                          <w:rPr>
                            <w:rFonts w:ascii="Calibri" w:hAnsi="Calibri" w:cs="Calibri"/>
                            <w:u w:val="single"/>
                            <w:rPrChange w:id="330" w:author="Lucas Abdalla Menezes" w:date="2020-03-08T19:24:00Z">
                              <w:rPr>
                                <w:rFonts w:ascii="Calibri" w:hAnsi="Calibri" w:cs="Calibri"/>
                              </w:rPr>
                            </w:rPrChange>
                          </w:rPr>
                          <w:t>24240225</w:t>
                        </w:r>
                      </w:ins>
                      <w:del w:id="331" w:author="Lucas Abdalla Menezes" w:date="2020-03-08T19:24:00Z">
                        <w:r w:rsidRPr="009E4841" w:rsidDel="009E4841">
                          <w:rPr>
                            <w:rFonts w:ascii="Calibri" w:hAnsi="Calibri" w:cs="Calibri"/>
                            <w:u w:val="single"/>
                            <w:rPrChange w:id="332" w:author="Lucas Abdalla Menezes" w:date="2020-03-08T19:24:00Z">
                              <w:rPr>
                                <w:rFonts w:ascii="Calibri" w:hAnsi="Calibri" w:cs="Calibri"/>
                              </w:rPr>
                            </w:rPrChange>
                          </w:rPr>
                          <w:delText>_______________</w:delText>
                        </w:r>
                      </w:del>
                      <w:r w:rsidRPr="009E4841">
                        <w:rPr>
                          <w:rFonts w:ascii="Calibri" w:hAnsi="Calibri" w:cs="Calibri"/>
                          <w:u w:val="single"/>
                          <w:rPrChange w:id="333" w:author="Lucas Abdalla Menezes" w:date="2020-03-08T19:24:00Z">
                            <w:rPr>
                              <w:rFonts w:ascii="Calibri" w:hAnsi="Calibri" w:cs="Calibri"/>
                            </w:rPr>
                          </w:rPrChange>
                        </w:rPr>
                        <w:t>____</w:t>
                      </w:r>
                      <w:ins w:id="334" w:author="Lucas Abdalla Menezes" w:date="2020-03-08T19:25:00Z">
                        <w:r w:rsidR="009E4841">
                          <w:rPr>
                            <w:rFonts w:ascii="Calibri" w:hAnsi="Calibri" w:cs="Calibri"/>
                          </w:rPr>
                          <w:t xml:space="preserve">_____________ </w:t>
                        </w:r>
                      </w:ins>
                      <w:r>
                        <w:rPr>
                          <w:rFonts w:ascii="Calibri" w:hAnsi="Calibri" w:cs="Calibri"/>
                        </w:rPr>
                        <w:t>E</w:t>
                      </w:r>
                      <w:del w:id="335" w:author="Lucas Abdalla Menezes" w:date="2020-03-08T19:24:00Z">
                        <w:r w:rsidDel="009E4841">
                          <w:rPr>
                            <w:rFonts w:ascii="Calibri" w:hAnsi="Calibri" w:cs="Calibri"/>
                          </w:rPr>
                          <w:delText>-</w:delText>
                        </w:r>
                      </w:del>
                      <w:r>
                        <w:rPr>
                          <w:rFonts w:ascii="Calibri" w:hAnsi="Calibri" w:cs="Calibri"/>
                        </w:rPr>
                        <w:t>mail:</w:t>
                      </w:r>
                      <w:del w:id="336" w:author="Lucas Abdalla Menezes" w:date="2020-03-08T19:25:00Z">
                        <w:r w:rsidRPr="009E4841" w:rsidDel="009E4841">
                          <w:rPr>
                            <w:rFonts w:ascii="Calibri" w:hAnsi="Calibri" w:cs="Calibri"/>
                            <w:u w:val="single"/>
                            <w:rPrChange w:id="337" w:author="Lucas Abdalla Menezes" w:date="2020-03-08T19:25:00Z">
                              <w:rPr>
                                <w:rFonts w:ascii="Calibri" w:hAnsi="Calibri" w:cs="Calibri"/>
                              </w:rPr>
                            </w:rPrChange>
                          </w:rPr>
                          <w:delText>________________</w:delText>
                        </w:r>
                      </w:del>
                      <w:ins w:id="338" w:author="Lucas Abdalla Menezes" w:date="2020-03-08T19:25:00Z">
                        <w:r w:rsidR="009E4841" w:rsidRPr="009E4841">
                          <w:rPr>
                            <w:rFonts w:ascii="Calibri" w:hAnsi="Calibri" w:cs="Calibri"/>
                            <w:u w:val="single"/>
                            <w:rPrChange w:id="339" w:author="Lucas Abdalla Menezes" w:date="2020-03-08T19:25:00Z">
                              <w:rPr>
                                <w:rFonts w:ascii="Calibri" w:hAnsi="Calibri" w:cs="Calibri"/>
                              </w:rPr>
                            </w:rPrChange>
                          </w:rPr>
                          <w:t>lucasabdalla@id.uff.br</w:t>
                        </w:r>
                      </w:ins>
                      <w:r>
                        <w:rPr>
                          <w:rFonts w:ascii="Calibri" w:hAnsi="Calibri" w:cs="Calibri"/>
                        </w:rPr>
                        <w:t>____________________</w:t>
                      </w:r>
                      <w:del w:id="340" w:author="Lucas Abdalla Menezes" w:date="2020-03-08T19:25:00Z">
                        <w:r w:rsidDel="009E4841">
                          <w:rPr>
                            <w:rFonts w:ascii="Calibri" w:hAnsi="Calibri" w:cs="Calibri"/>
                          </w:rPr>
                          <w:delText>__</w:delText>
                        </w:r>
                      </w:del>
                      <w:r>
                        <w:rPr>
                          <w:rFonts w:ascii="Calibri" w:hAnsi="Calibri" w:cs="Calibri"/>
                        </w:rPr>
                        <w:t>________</w:t>
                      </w:r>
                      <w:del w:id="341" w:author="Lucas Abdalla Menezes" w:date="2020-03-08T19:24:00Z">
                        <w:r w:rsidDel="009E4841">
                          <w:rPr>
                            <w:rFonts w:ascii="Calibri" w:hAnsi="Calibri" w:cs="Calibri"/>
                          </w:rPr>
                          <w:delText xml:space="preserve">  </w:delText>
                        </w:r>
                      </w:del>
                      <w:ins w:id="342" w:author="Lucas Abdalla Menezes" w:date="2020-03-08T19:24:00Z">
                        <w:r w:rsidR="009E4841">
                          <w:rPr>
                            <w:rFonts w:ascii="Calibri" w:hAnsi="Calibri" w:cs="Calibri"/>
                          </w:rPr>
                          <w:t>_________________</w:t>
                        </w:r>
                      </w:ins>
                      <w:r>
                        <w:rPr>
                          <w:rFonts w:ascii="Calibri" w:hAnsi="Calibri" w:cs="Calibri"/>
                        </w:rPr>
                        <w:t>Telefone</w:t>
                      </w:r>
                      <w:del w:id="343" w:author="Lucas Abdalla Menezes" w:date="2020-03-08T19:23:00Z">
                        <w:r w:rsidDel="009E4841">
                          <w:rPr>
                            <w:rFonts w:ascii="Calibri" w:hAnsi="Calibri" w:cs="Calibri"/>
                          </w:rPr>
                          <w:delText xml:space="preserve"> </w:delText>
                        </w:r>
                      </w:del>
                      <w:r>
                        <w:rPr>
                          <w:rFonts w:ascii="Calibri" w:hAnsi="Calibri" w:cs="Calibri"/>
                        </w:rPr>
                        <w:t>1:</w:t>
                      </w:r>
                      <w:del w:id="344" w:author="Lucas Abdalla Menezes" w:date="2020-03-08T19:23:00Z">
                        <w:r w:rsidDel="009E4841">
                          <w:rPr>
                            <w:rFonts w:ascii="Calibri" w:hAnsi="Calibri" w:cs="Calibri"/>
                          </w:rPr>
                          <w:delText xml:space="preserve"> </w:delText>
                        </w:r>
                      </w:del>
                      <w:r>
                        <w:rPr>
                          <w:rFonts w:ascii="Calibri" w:hAnsi="Calibri" w:cs="Calibri"/>
                        </w:rPr>
                        <w:t>(</w:t>
                      </w:r>
                      <w:del w:id="345" w:author="Lucas Abdalla Menezes" w:date="2020-03-08T19:17:00Z">
                        <w:r w:rsidRPr="009E4841" w:rsidDel="009E4841">
                          <w:rPr>
                            <w:rFonts w:ascii="Calibri" w:hAnsi="Calibri" w:cs="Calibri"/>
                            <w:u w:val="single"/>
                            <w:rPrChange w:id="346" w:author="Lucas Abdalla Menezes" w:date="2020-03-08T19:18:00Z">
                              <w:rPr>
                                <w:rFonts w:ascii="Calibri" w:hAnsi="Calibri" w:cs="Calibri"/>
                              </w:rPr>
                            </w:rPrChange>
                          </w:rPr>
                          <w:delText>__</w:delText>
                        </w:r>
                      </w:del>
                      <w:ins w:id="347" w:author="Lucas Abdalla Menezes" w:date="2020-03-08T19:17:00Z">
                        <w:r w:rsidR="009E4841" w:rsidRPr="009E4841">
                          <w:rPr>
                            <w:rFonts w:ascii="Calibri" w:hAnsi="Calibri" w:cs="Calibri"/>
                            <w:u w:val="single"/>
                            <w:rPrChange w:id="348" w:author="Lucas Abdalla Menezes" w:date="2020-03-08T19:18:00Z">
                              <w:rPr>
                                <w:rFonts w:ascii="Calibri" w:hAnsi="Calibri" w:cs="Calibri"/>
                              </w:rPr>
                            </w:rPrChange>
                          </w:rPr>
                          <w:t>21</w:t>
                        </w:r>
                      </w:ins>
                      <w:del w:id="349" w:author="Lucas Abdalla Menezes" w:date="2020-03-08T19:25:00Z">
                        <w:r w:rsidRPr="009E4841" w:rsidDel="009E4841">
                          <w:rPr>
                            <w:rFonts w:ascii="Calibri" w:hAnsi="Calibri" w:cs="Calibri"/>
                            <w:u w:val="single"/>
                            <w:rPrChange w:id="350" w:author="Lucas Abdalla Menezes" w:date="2020-03-08T19:18:00Z">
                              <w:rPr>
                                <w:rFonts w:ascii="Calibri" w:hAnsi="Calibri" w:cs="Calibri"/>
                              </w:rPr>
                            </w:rPrChange>
                          </w:rPr>
                          <w:delText>___</w:delText>
                        </w:r>
                      </w:del>
                      <w:r w:rsidRPr="009E4841">
                        <w:rPr>
                          <w:rFonts w:ascii="Calibri" w:hAnsi="Calibri" w:cs="Calibri"/>
                          <w:u w:val="single"/>
                          <w:rPrChange w:id="351" w:author="Lucas Abdalla Menezes" w:date="2020-03-08T19:18:00Z">
                            <w:rPr>
                              <w:rFonts w:ascii="Calibri" w:hAnsi="Calibri" w:cs="Calibri"/>
                            </w:rPr>
                          </w:rPrChange>
                        </w:rPr>
                        <w:t>)</w:t>
                      </w:r>
                      <w:del w:id="352" w:author="Lucas Abdalla Menezes" w:date="2020-03-08T19:17:00Z">
                        <w:r w:rsidRPr="009E4841" w:rsidDel="009E4841">
                          <w:rPr>
                            <w:rFonts w:ascii="Calibri" w:hAnsi="Calibri" w:cs="Calibri"/>
                            <w:u w:val="single"/>
                            <w:rPrChange w:id="353" w:author="Lucas Abdalla Menezes" w:date="2020-03-08T19:18:00Z">
                              <w:rPr>
                                <w:rFonts w:ascii="Calibri" w:hAnsi="Calibri" w:cs="Calibri"/>
                              </w:rPr>
                            </w:rPrChange>
                          </w:rPr>
                          <w:delText>__________</w:delText>
                        </w:r>
                      </w:del>
                      <w:ins w:id="354" w:author="Lucas Abdalla Menezes" w:date="2020-03-08T19:17:00Z">
                        <w:r w:rsidR="009E4841" w:rsidRPr="009E4841">
                          <w:rPr>
                            <w:rFonts w:ascii="Calibri" w:hAnsi="Calibri" w:cs="Calibri"/>
                            <w:u w:val="single"/>
                            <w:rPrChange w:id="355" w:author="Lucas Abdalla Menezes" w:date="2020-03-08T19:18:00Z">
                              <w:rPr>
                                <w:rFonts w:ascii="Calibri" w:hAnsi="Calibri" w:cs="Calibri"/>
                              </w:rPr>
                            </w:rPrChange>
                          </w:rPr>
                          <w:t>971475033</w:t>
                        </w:r>
                      </w:ins>
                      <w:r>
                        <w:rPr>
                          <w:rFonts w:ascii="Calibri" w:hAnsi="Calibri" w:cs="Calibri"/>
                        </w:rPr>
                        <w:t>_________</w:t>
                      </w:r>
                      <w:del w:id="356" w:author="Lucas Abdalla Menezes" w:date="2020-03-08T19:25:00Z">
                        <w:r w:rsidDel="009E4841">
                          <w:rPr>
                            <w:rFonts w:ascii="Calibri" w:hAnsi="Calibri" w:cs="Calibri"/>
                          </w:rPr>
                          <w:delText>____________Telefone 2: (_____)_____________________________________</w:delText>
                        </w:r>
                      </w:del>
                    </w:p>
                    <w:p w:rsidR="0025640B" w:rsidRDefault="0025640B">
                      <w:pPr>
                        <w:spacing w:line="360" w:lineRule="auto"/>
                        <w:rPr>
                          <w:rFonts w:ascii="Calibri" w:hAnsi="Calibri" w:cs="Calibri"/>
                        </w:rPr>
                      </w:pPr>
                    </w:p>
                  </w:txbxContent>
                </v:textbox>
                <w10:wrap anchorx="margin"/>
              </v:shape>
            </w:pict>
          </mc:Fallback>
        </mc:AlternateContent>
      </w:r>
    </w:p>
    <w:p w:rsidR="00B959BC" w:rsidRDefault="00B959BC">
      <w:pPr>
        <w:pStyle w:val="Ttulo5"/>
        <w:spacing w:line="480" w:lineRule="auto"/>
        <w:rPr>
          <w:sz w:val="22"/>
          <w:szCs w:val="22"/>
          <w:u w:val="single"/>
          <w:lang w:eastAsia="pt-BR"/>
        </w:rPr>
      </w:pPr>
    </w:p>
    <w:p w:rsidR="00B959BC" w:rsidRDefault="00B959BC">
      <w:pPr>
        <w:rPr>
          <w:b/>
          <w:bCs/>
          <w:sz w:val="22"/>
          <w:szCs w:val="22"/>
          <w:u w:val="single"/>
          <w:lang w:eastAsia="pt-BR"/>
        </w:rPr>
      </w:pPr>
    </w:p>
    <w:p w:rsidR="00B959BC" w:rsidRDefault="00B959BC">
      <w:pPr>
        <w:rPr>
          <w:b/>
          <w:bCs/>
          <w:sz w:val="22"/>
          <w:szCs w:val="22"/>
          <w:u w:val="single"/>
          <w:lang w:eastAsia="pt-BR"/>
        </w:rPr>
      </w:pPr>
    </w:p>
    <w:p w:rsidR="00B959BC" w:rsidRDefault="00B959BC">
      <w:pPr>
        <w:rPr>
          <w:b/>
          <w:bCs/>
          <w:sz w:val="22"/>
          <w:szCs w:val="22"/>
          <w:u w:val="single"/>
          <w:lang w:eastAsia="pt-BR"/>
        </w:rPr>
      </w:pPr>
    </w:p>
    <w:p w:rsidR="00B959BC" w:rsidRDefault="00B959BC">
      <w:pPr>
        <w:rPr>
          <w:b/>
          <w:bCs/>
          <w:sz w:val="22"/>
          <w:szCs w:val="22"/>
          <w:u w:val="single"/>
          <w:lang w:eastAsia="pt-BR"/>
        </w:rPr>
      </w:pPr>
    </w:p>
    <w:p w:rsidR="00B959BC" w:rsidRDefault="00B959BC">
      <w:pPr>
        <w:rPr>
          <w:sz w:val="22"/>
          <w:szCs w:val="22"/>
          <w:lang w:eastAsia="pt-BR"/>
        </w:rPr>
      </w:pPr>
    </w:p>
    <w:p w:rsidR="00B959BC" w:rsidRDefault="00822802">
      <w:pPr>
        <w:pStyle w:val="Ttulo5"/>
        <w:spacing w:line="480" w:lineRule="auto"/>
        <w:ind w:firstLine="708"/>
        <w:rPr>
          <w:rFonts w:ascii="Calibri" w:eastAsia="Calibri" w:hAnsi="Calibri" w:cs="Calibri"/>
          <w:b w:val="0"/>
          <w:bCs w:val="0"/>
        </w:rPr>
      </w:pPr>
      <w:r>
        <w:rPr>
          <w:rFonts w:ascii="Calibri" w:eastAsia="Calibri" w:hAnsi="Calibri" w:cs="Calibri"/>
          <w:b w:val="0"/>
          <w:bCs w:val="0"/>
        </w:rPr>
        <w:t xml:space="preserve">    </w:t>
      </w:r>
    </w:p>
    <w:p w:rsidR="00B959BC" w:rsidRDefault="00B959BC">
      <w:pPr>
        <w:rPr>
          <w:rFonts w:ascii="Calibri" w:hAnsi="Calibri" w:cs="Calibri"/>
          <w:b/>
          <w:bCs/>
        </w:rPr>
      </w:pPr>
    </w:p>
    <w:p w:rsidR="00B959BC" w:rsidRDefault="00B959BC">
      <w:pPr>
        <w:rPr>
          <w:rFonts w:ascii="Calibri" w:hAnsi="Calibri" w:cs="Calibri"/>
          <w:b/>
          <w:bCs/>
        </w:rPr>
      </w:pPr>
    </w:p>
    <w:p w:rsidR="00B959BC" w:rsidRDefault="00B959BC">
      <w:pPr>
        <w:rPr>
          <w:rFonts w:ascii="Calibri" w:hAnsi="Calibri" w:cs="Calibri"/>
          <w:b/>
          <w:bCs/>
        </w:rPr>
      </w:pPr>
    </w:p>
    <w:p w:rsidR="00B959BC" w:rsidRDefault="00B959BC">
      <w:pPr>
        <w:rPr>
          <w:rFonts w:ascii="Calibri" w:hAnsi="Calibri" w:cs="Calibri"/>
          <w:b/>
          <w:bCs/>
        </w:rPr>
      </w:pPr>
    </w:p>
    <w:p w:rsidR="00B959BC" w:rsidRDefault="00B959BC">
      <w:pPr>
        <w:rPr>
          <w:rFonts w:ascii="Calibri" w:hAnsi="Calibri" w:cs="Calibri"/>
          <w:b/>
          <w:bCs/>
        </w:rPr>
      </w:pPr>
    </w:p>
    <w:p w:rsidR="00B959BC" w:rsidRDefault="00B959BC">
      <w:pPr>
        <w:rPr>
          <w:rFonts w:ascii="Calibri" w:hAnsi="Calibri" w:cs="Calibri"/>
          <w:b/>
          <w:bCs/>
        </w:rPr>
      </w:pPr>
    </w:p>
    <w:p w:rsidR="00B959BC" w:rsidRDefault="00B959BC">
      <w:pPr>
        <w:rPr>
          <w:rFonts w:ascii="Calibri" w:hAnsi="Calibri" w:cs="Calibri"/>
          <w:b/>
          <w:bCs/>
        </w:rPr>
      </w:pPr>
    </w:p>
    <w:p w:rsidR="00B959BC" w:rsidRDefault="00B959BC"/>
    <w:p w:rsidR="00B959BC" w:rsidRDefault="00B959BC"/>
    <w:p w:rsidR="00B959BC" w:rsidRDefault="00B959BC">
      <w:pPr>
        <w:pStyle w:val="ListaColorida-nfase11"/>
      </w:pPr>
    </w:p>
    <w:p w:rsidR="00B959BC" w:rsidRDefault="00B959BC">
      <w:pPr>
        <w:jc w:val="center"/>
      </w:pPr>
    </w:p>
    <w:p w:rsidR="00B959BC" w:rsidDel="003E3798" w:rsidRDefault="00822802">
      <w:pPr>
        <w:spacing w:line="360" w:lineRule="auto"/>
        <w:rPr>
          <w:del w:id="357" w:author="Lucas Abdalla Menezes" w:date="2020-03-07T22:20:00Z"/>
          <w:b/>
          <w:bCs/>
          <w:sz w:val="24"/>
          <w:szCs w:val="24"/>
        </w:rPr>
      </w:pPr>
      <w:r>
        <w:rPr>
          <w:b/>
          <w:bCs/>
          <w:sz w:val="24"/>
          <w:szCs w:val="24"/>
        </w:rPr>
        <w:t>1. TÍTULO</w:t>
      </w:r>
    </w:p>
    <w:p w:rsidR="00B959BC" w:rsidRDefault="00B959BC">
      <w:pPr>
        <w:spacing w:line="360" w:lineRule="auto"/>
        <w:rPr>
          <w:b/>
          <w:bCs/>
          <w:sz w:val="24"/>
          <w:szCs w:val="24"/>
        </w:rPr>
      </w:pPr>
    </w:p>
    <w:p w:rsidR="00B959BC" w:rsidRPr="003E3798" w:rsidRDefault="00822802">
      <w:pPr>
        <w:spacing w:line="360" w:lineRule="auto"/>
        <w:rPr>
          <w:sz w:val="22"/>
          <w:szCs w:val="22"/>
          <w:rPrChange w:id="358" w:author="Lucas Abdalla Menezes" w:date="2020-03-08T19:28:00Z">
            <w:rPr/>
          </w:rPrChange>
        </w:rPr>
      </w:pPr>
      <w:r w:rsidRPr="003E3798">
        <w:rPr>
          <w:bCs/>
          <w:sz w:val="22"/>
          <w:szCs w:val="22"/>
          <w:rPrChange w:id="359" w:author="Lucas Abdalla Menezes" w:date="2020-03-08T19:28:00Z">
            <w:rPr>
              <w:b/>
              <w:bCs/>
              <w:sz w:val="24"/>
              <w:szCs w:val="24"/>
            </w:rPr>
          </w:rPrChange>
        </w:rPr>
        <w:t>AUTOMAÇÃO DE SISTEMAS ELÉTRICOS DE POTÊNCIA COM DISPOSITIVOS ELETRÔNICOS INTELIGENTES</w:t>
      </w:r>
    </w:p>
    <w:p w:rsidR="00B959BC" w:rsidRDefault="00B959BC"/>
    <w:p w:rsidR="00606872" w:rsidRDefault="00822802" w:rsidP="00606872">
      <w:pPr>
        <w:spacing w:line="360" w:lineRule="auto"/>
        <w:jc w:val="both"/>
        <w:rPr>
          <w:ins w:id="360" w:author="Lucas Abdalla Menezes" w:date="2020-03-08T16:22:00Z"/>
          <w:b/>
          <w:bCs/>
          <w:sz w:val="24"/>
          <w:szCs w:val="24"/>
        </w:rPr>
        <w:pPrChange w:id="361" w:author="Lucas Abdalla Menezes" w:date="2020-03-08T16:22:00Z">
          <w:pPr>
            <w:spacing w:line="360" w:lineRule="auto"/>
          </w:pPr>
        </w:pPrChange>
      </w:pPr>
      <w:r>
        <w:rPr>
          <w:b/>
          <w:bCs/>
          <w:sz w:val="24"/>
          <w:szCs w:val="24"/>
        </w:rPr>
        <w:t>2. INTRODUÇÃO</w:t>
      </w:r>
    </w:p>
    <w:p w:rsidR="00606872" w:rsidRDefault="00606872" w:rsidP="00606872">
      <w:pPr>
        <w:spacing w:line="360" w:lineRule="auto"/>
        <w:rPr>
          <w:ins w:id="362" w:author="Lucas Abdalla Menezes" w:date="2020-03-08T16:23:00Z"/>
          <w:sz w:val="22"/>
          <w:szCs w:val="22"/>
        </w:rPr>
        <w:pPrChange w:id="363" w:author="Lucas Abdalla Menezes" w:date="2020-03-08T16:22:00Z">
          <w:pPr>
            <w:spacing w:line="360" w:lineRule="auto"/>
          </w:pPr>
        </w:pPrChange>
      </w:pPr>
      <w:ins w:id="364" w:author="Lucas Abdalla Menezes" w:date="2020-03-08T16:22:00Z">
        <w:r w:rsidRPr="00606872">
          <w:rPr>
            <w:sz w:val="22"/>
            <w:szCs w:val="22"/>
            <w:rPrChange w:id="365" w:author="Lucas Abdalla Menezes" w:date="2020-03-08T16:22:00Z">
              <w:rPr/>
            </w:rPrChange>
          </w:rPr>
          <w:t>A integração dos sistemas de automação de redes elétricas de potência tem demanda</w:t>
        </w:r>
        <w:r>
          <w:rPr>
            <w:sz w:val="22"/>
            <w:szCs w:val="22"/>
          </w:rPr>
          <w:t xml:space="preserve"> </w:t>
        </w:r>
        <w:r w:rsidRPr="00606872">
          <w:rPr>
            <w:sz w:val="22"/>
            <w:szCs w:val="22"/>
            <w:rPrChange w:id="366" w:author="Lucas Abdalla Menezes" w:date="2020-03-08T16:22:00Z">
              <w:rPr/>
            </w:rPrChange>
          </w:rPr>
          <w:t>crescente de dispositivos de controle e supervisão inteligen</w:t>
        </w:r>
        <w:r>
          <w:rPr>
            <w:sz w:val="22"/>
            <w:szCs w:val="22"/>
            <w:rPrChange w:id="367" w:author="Lucas Abdalla Menezes" w:date="2020-03-08T16:22:00Z">
              <w:rPr>
                <w:sz w:val="22"/>
                <w:szCs w:val="22"/>
              </w:rPr>
            </w:rPrChange>
          </w:rPr>
          <w:t>tes. Algoritmos da inteligência</w:t>
        </w:r>
        <w:r>
          <w:rPr>
            <w:sz w:val="22"/>
            <w:szCs w:val="22"/>
          </w:rPr>
          <w:t xml:space="preserve"> </w:t>
        </w:r>
        <w:r w:rsidRPr="00606872">
          <w:rPr>
            <w:sz w:val="22"/>
            <w:szCs w:val="22"/>
            <w:rPrChange w:id="368" w:author="Lucas Abdalla Menezes" w:date="2020-03-08T16:22:00Z">
              <w:rPr/>
            </w:rPrChange>
          </w:rPr>
          <w:t>computacional (IC) podem ser aplicados a diversas funções desempenhadas pelos sistemas</w:t>
        </w:r>
        <w:r>
          <w:rPr>
            <w:sz w:val="22"/>
            <w:szCs w:val="22"/>
          </w:rPr>
          <w:t xml:space="preserve"> </w:t>
        </w:r>
        <w:r w:rsidRPr="00606872">
          <w:rPr>
            <w:sz w:val="22"/>
            <w:szCs w:val="22"/>
            <w:rPrChange w:id="369" w:author="Lucas Abdalla Menezes" w:date="2020-03-08T16:22:00Z">
              <w:rPr/>
            </w:rPrChange>
          </w:rPr>
          <w:t>de automação atuais, ainda com paradigma predominantemente especialista. A migração</w:t>
        </w:r>
        <w:r>
          <w:rPr>
            <w:sz w:val="22"/>
            <w:szCs w:val="22"/>
          </w:rPr>
          <w:t xml:space="preserve"> </w:t>
        </w:r>
        <w:r w:rsidRPr="00606872">
          <w:rPr>
            <w:sz w:val="22"/>
            <w:szCs w:val="22"/>
            <w:rPrChange w:id="370" w:author="Lucas Abdalla Menezes" w:date="2020-03-08T16:22:00Z">
              <w:rPr/>
            </w:rPrChange>
          </w:rPr>
          <w:t>de conteúdos e conceitos da Computação para a Engenharia Elétrica foi intensificada na</w:t>
        </w:r>
        <w:r>
          <w:rPr>
            <w:sz w:val="22"/>
            <w:szCs w:val="22"/>
          </w:rPr>
          <w:t xml:space="preserve"> </w:t>
        </w:r>
        <w:r w:rsidRPr="00606872">
          <w:rPr>
            <w:sz w:val="22"/>
            <w:szCs w:val="22"/>
            <w:rPrChange w:id="371" w:author="Lucas Abdalla Menezes" w:date="2020-03-08T16:22:00Z">
              <w:rPr/>
            </w:rPrChange>
          </w:rPr>
          <w:t>automação de sistemas de energia elétrica com a crescente adoção da norma IEC 61850.</w:t>
        </w:r>
      </w:ins>
      <w:ins w:id="372" w:author="Lucas Abdalla Menezes" w:date="2020-03-08T16:23:00Z">
        <w:r>
          <w:rPr>
            <w:sz w:val="22"/>
            <w:szCs w:val="22"/>
          </w:rPr>
          <w:t xml:space="preserve"> </w:t>
        </w:r>
      </w:ins>
      <w:ins w:id="373" w:author="Lucas Abdalla Menezes" w:date="2020-03-08T16:22:00Z">
        <w:r w:rsidRPr="00606872">
          <w:rPr>
            <w:sz w:val="22"/>
            <w:szCs w:val="22"/>
            <w:rPrChange w:id="374" w:author="Lucas Abdalla Menezes" w:date="2020-03-08T16:22:00Z">
              <w:rPr/>
            </w:rPrChange>
          </w:rPr>
          <w:t>No entanto, ainda é necessário articular os dois campos conceituais na formação de</w:t>
        </w:r>
      </w:ins>
      <w:ins w:id="375" w:author="Lucas Abdalla Menezes" w:date="2020-03-08T16:23:00Z">
        <w:r>
          <w:rPr>
            <w:sz w:val="22"/>
            <w:szCs w:val="22"/>
          </w:rPr>
          <w:t xml:space="preserve"> </w:t>
        </w:r>
      </w:ins>
      <w:ins w:id="376" w:author="Lucas Abdalla Menezes" w:date="2020-03-08T16:22:00Z">
        <w:r w:rsidRPr="00606872">
          <w:rPr>
            <w:sz w:val="22"/>
            <w:szCs w:val="22"/>
            <w:rPrChange w:id="377" w:author="Lucas Abdalla Menezes" w:date="2020-03-08T16:22:00Z">
              <w:rPr/>
            </w:rPrChange>
          </w:rPr>
          <w:t xml:space="preserve">profissionais aptos, sendo necessárias abordagens </w:t>
        </w:r>
        <w:proofErr w:type="spellStart"/>
        <w:r w:rsidRPr="00606872">
          <w:rPr>
            <w:sz w:val="22"/>
            <w:szCs w:val="22"/>
            <w:rPrChange w:id="378" w:author="Lucas Abdalla Menezes" w:date="2020-03-08T16:22:00Z">
              <w:rPr/>
            </w:rPrChange>
          </w:rPr>
          <w:t>trans</w:t>
        </w:r>
        <w:proofErr w:type="spellEnd"/>
        <w:r w:rsidRPr="00606872">
          <w:rPr>
            <w:sz w:val="22"/>
            <w:szCs w:val="22"/>
            <w:rPrChange w:id="379" w:author="Lucas Abdalla Menezes" w:date="2020-03-08T16:22:00Z">
              <w:rPr/>
            </w:rPrChange>
          </w:rPr>
          <w:t xml:space="preserve"> e interdisciplinares. O presente</w:t>
        </w:r>
      </w:ins>
      <w:ins w:id="380" w:author="Lucas Abdalla Menezes" w:date="2020-03-08T16:23:00Z">
        <w:r>
          <w:rPr>
            <w:sz w:val="22"/>
            <w:szCs w:val="22"/>
          </w:rPr>
          <w:t xml:space="preserve"> </w:t>
        </w:r>
      </w:ins>
      <w:ins w:id="381" w:author="Lucas Abdalla Menezes" w:date="2020-03-08T16:22:00Z">
        <w:r w:rsidRPr="00606872">
          <w:rPr>
            <w:sz w:val="22"/>
            <w:szCs w:val="22"/>
            <w:rPrChange w:id="382" w:author="Lucas Abdalla Menezes" w:date="2020-03-08T16:22:00Z">
              <w:rPr/>
            </w:rPrChange>
          </w:rPr>
          <w:t>projeto tem como objetivo investigar a convergência entre software e hardware na</w:t>
        </w:r>
      </w:ins>
      <w:ins w:id="383" w:author="Lucas Abdalla Menezes" w:date="2020-03-08T16:23:00Z">
        <w:r>
          <w:rPr>
            <w:sz w:val="22"/>
            <w:szCs w:val="22"/>
          </w:rPr>
          <w:t xml:space="preserve"> </w:t>
        </w:r>
      </w:ins>
      <w:ins w:id="384" w:author="Lucas Abdalla Menezes" w:date="2020-03-08T16:22:00Z">
        <w:r w:rsidRPr="00606872">
          <w:rPr>
            <w:sz w:val="22"/>
            <w:szCs w:val="22"/>
            <w:rPrChange w:id="385" w:author="Lucas Abdalla Menezes" w:date="2020-03-08T16:22:00Z">
              <w:rPr/>
            </w:rPrChange>
          </w:rPr>
          <w:t>implementação de dispositivos eletrônicos inteligentes</w:t>
        </w:r>
        <w:r w:rsidR="000941A1">
          <w:rPr>
            <w:sz w:val="22"/>
            <w:szCs w:val="22"/>
            <w:rPrChange w:id="386" w:author="Lucas Abdalla Menezes" w:date="2020-03-08T16:22:00Z">
              <w:rPr>
                <w:sz w:val="22"/>
                <w:szCs w:val="22"/>
              </w:rPr>
            </w:rPrChange>
          </w:rPr>
          <w:t xml:space="preserve"> na automação. Serão exploradas</w:t>
        </w:r>
      </w:ins>
      <w:ins w:id="387" w:author="Lucas Abdalla Menezes" w:date="2020-03-08T16:31:00Z">
        <w:r w:rsidR="000941A1">
          <w:rPr>
            <w:sz w:val="22"/>
            <w:szCs w:val="22"/>
          </w:rPr>
          <w:t xml:space="preserve"> i</w:t>
        </w:r>
        <w:r w:rsidR="000941A1" w:rsidRPr="00606872">
          <w:rPr>
            <w:sz w:val="22"/>
            <w:szCs w:val="22"/>
            <w:rPrChange w:id="388" w:author="Lucas Abdalla Menezes" w:date="2020-03-08T16:22:00Z">
              <w:rPr>
                <w:sz w:val="22"/>
                <w:szCs w:val="22"/>
              </w:rPr>
            </w:rPrChange>
          </w:rPr>
          <w:t>mplementações</w:t>
        </w:r>
      </w:ins>
      <w:ins w:id="389" w:author="Lucas Abdalla Menezes" w:date="2020-03-08T16:22:00Z">
        <w:r w:rsidRPr="00606872">
          <w:rPr>
            <w:sz w:val="22"/>
            <w:szCs w:val="22"/>
            <w:rPrChange w:id="390" w:author="Lucas Abdalla Menezes" w:date="2020-03-08T16:22:00Z">
              <w:rPr/>
            </w:rPrChange>
          </w:rPr>
          <w:t xml:space="preserve"> de algoritmos de inteligência computacional em hardware dedicado à</w:t>
        </w:r>
      </w:ins>
      <w:ins w:id="391" w:author="Lucas Abdalla Menezes" w:date="2020-03-08T16:23:00Z">
        <w:r>
          <w:rPr>
            <w:sz w:val="22"/>
            <w:szCs w:val="22"/>
          </w:rPr>
          <w:t xml:space="preserve"> </w:t>
        </w:r>
      </w:ins>
      <w:ins w:id="392" w:author="Lucas Abdalla Menezes" w:date="2020-03-08T16:22:00Z">
        <w:r w:rsidRPr="00606872">
          <w:rPr>
            <w:sz w:val="22"/>
            <w:szCs w:val="22"/>
            <w:rPrChange w:id="393" w:author="Lucas Abdalla Menezes" w:date="2020-03-08T16:22:00Z">
              <w:rPr/>
            </w:rPrChange>
          </w:rPr>
          <w:t>automação e investigadas abordagens para extração de informação proveniente da leitura</w:t>
        </w:r>
      </w:ins>
      <w:ins w:id="394" w:author="Lucas Abdalla Menezes" w:date="2020-03-08T16:23:00Z">
        <w:r>
          <w:rPr>
            <w:sz w:val="22"/>
            <w:szCs w:val="22"/>
          </w:rPr>
          <w:t xml:space="preserve"> </w:t>
        </w:r>
      </w:ins>
      <w:ins w:id="395" w:author="Lucas Abdalla Menezes" w:date="2020-03-08T16:22:00Z">
        <w:r w:rsidRPr="00606872">
          <w:rPr>
            <w:sz w:val="22"/>
            <w:szCs w:val="22"/>
            <w:rPrChange w:id="396" w:author="Lucas Abdalla Menezes" w:date="2020-03-08T16:22:00Z">
              <w:rPr/>
            </w:rPrChange>
          </w:rPr>
          <w:t>de grandezas elétricas.</w:t>
        </w:r>
      </w:ins>
    </w:p>
    <w:p w:rsidR="00606872" w:rsidRPr="00606872" w:rsidRDefault="00606872" w:rsidP="00606872">
      <w:pPr>
        <w:spacing w:line="360" w:lineRule="auto"/>
        <w:rPr>
          <w:sz w:val="22"/>
          <w:szCs w:val="22"/>
          <w:rPrChange w:id="397" w:author="Lucas Abdalla Menezes" w:date="2020-03-08T16:22:00Z">
            <w:rPr/>
          </w:rPrChange>
        </w:rPr>
        <w:pPrChange w:id="398" w:author="Lucas Abdalla Menezes" w:date="2020-03-08T16:22:00Z">
          <w:pPr>
            <w:spacing w:line="360" w:lineRule="auto"/>
          </w:pPr>
        </w:pPrChange>
      </w:pPr>
    </w:p>
    <w:p w:rsidR="00B959BC" w:rsidRDefault="00822802">
      <w:pPr>
        <w:spacing w:line="360" w:lineRule="auto"/>
        <w:rPr>
          <w:b/>
          <w:bCs/>
          <w:sz w:val="24"/>
          <w:szCs w:val="24"/>
        </w:rPr>
      </w:pPr>
      <w:r>
        <w:rPr>
          <w:b/>
          <w:bCs/>
          <w:sz w:val="24"/>
          <w:szCs w:val="24"/>
          <w:highlight w:val="yellow"/>
        </w:rPr>
        <w:t>Veja o projeto e aproveite algum texto dali. Use também o que você já escreveu para o artigo.</w:t>
      </w:r>
    </w:p>
    <w:p w:rsidR="00B959BC" w:rsidRDefault="00822802">
      <w:pPr>
        <w:spacing w:line="360" w:lineRule="auto"/>
      </w:pPr>
      <w:r>
        <w:rPr>
          <w:b/>
          <w:bCs/>
          <w:sz w:val="24"/>
          <w:szCs w:val="24"/>
        </w:rPr>
        <w:t>3. METODOLOGIA</w:t>
      </w:r>
    </w:p>
    <w:p w:rsidR="00B959BC" w:rsidRDefault="00822802">
      <w:pPr>
        <w:spacing w:line="360" w:lineRule="auto"/>
      </w:pPr>
      <w:r>
        <w:rPr>
          <w:sz w:val="22"/>
          <w:szCs w:val="22"/>
        </w:rPr>
        <w:t xml:space="preserve">Etapa 1: </w:t>
      </w:r>
    </w:p>
    <w:p w:rsidR="00B959BC" w:rsidRDefault="00822802">
      <w:pPr>
        <w:spacing w:line="360" w:lineRule="auto"/>
      </w:pPr>
      <w:r>
        <w:rPr>
          <w:sz w:val="22"/>
          <w:szCs w:val="22"/>
        </w:rPr>
        <w:tab/>
        <w:t>A primeira etapa do projeto foi destinada ao estudo de bibliografias recomendadas pelo orientador, sobre alguns aspectos iniciais que viriam a ser encontrados durante o desenvolvimento da pesquisa. Foram explorados os seguintes temas em artigos científicos, Teses e trabalhos de conclusão de curso de graduação: Técnicas para medição de corrente de maneira não intrusiva em sistemas de distribuição de energia elétrica e tipos de algoritmos da inteligência computacional para identificação de padrões. (Falta Indicar as Referências).</w:t>
      </w:r>
    </w:p>
    <w:p w:rsidR="00B959BC" w:rsidRDefault="00B959BC">
      <w:pPr>
        <w:spacing w:line="360" w:lineRule="auto"/>
        <w:rPr>
          <w:sz w:val="22"/>
          <w:szCs w:val="22"/>
        </w:rPr>
      </w:pPr>
    </w:p>
    <w:p w:rsidR="00B959BC" w:rsidRDefault="00822802">
      <w:pPr>
        <w:spacing w:line="360" w:lineRule="auto"/>
      </w:pPr>
      <w:r>
        <w:rPr>
          <w:sz w:val="22"/>
          <w:szCs w:val="22"/>
        </w:rPr>
        <w:t>Etapa 2:</w:t>
      </w:r>
    </w:p>
    <w:p w:rsidR="00B959BC" w:rsidRDefault="00822802">
      <w:pPr>
        <w:spacing w:line="360" w:lineRule="auto"/>
      </w:pPr>
      <w:r>
        <w:rPr>
          <w:sz w:val="22"/>
          <w:szCs w:val="22"/>
        </w:rPr>
        <w:tab/>
        <w:t>Nessa etapa, foi iniciado o desenvolvimento do artigo sobre o uso de sistemas embarcados de baixa custo para o monitoramento não intrusivo de cargas ou NILM (do inglês Non-</w:t>
      </w:r>
      <w:proofErr w:type="spellStart"/>
      <w:r>
        <w:rPr>
          <w:sz w:val="22"/>
          <w:szCs w:val="22"/>
        </w:rPr>
        <w:t>Intrusive</w:t>
      </w:r>
      <w:proofErr w:type="spellEnd"/>
      <w:r>
        <w:rPr>
          <w:sz w:val="22"/>
          <w:szCs w:val="22"/>
        </w:rPr>
        <w:t xml:space="preserve"> </w:t>
      </w:r>
      <w:proofErr w:type="spellStart"/>
      <w:r>
        <w:rPr>
          <w:sz w:val="22"/>
          <w:szCs w:val="22"/>
        </w:rPr>
        <w:t>Load</w:t>
      </w:r>
      <w:proofErr w:type="spellEnd"/>
      <w:r>
        <w:rPr>
          <w:sz w:val="22"/>
          <w:szCs w:val="22"/>
        </w:rPr>
        <w:t xml:space="preserve"> </w:t>
      </w:r>
      <w:proofErr w:type="spellStart"/>
      <w:r>
        <w:rPr>
          <w:sz w:val="22"/>
          <w:szCs w:val="22"/>
        </w:rPr>
        <w:t>Monitoring</w:t>
      </w:r>
      <w:proofErr w:type="spellEnd"/>
      <w:r>
        <w:rPr>
          <w:sz w:val="22"/>
          <w:szCs w:val="22"/>
        </w:rPr>
        <w:t>). Além do estudo de outras bibliografias para investigar os requisitos mínimos de software e hardware do sistema para o tratamento dos dados, de maneira que a proposta de reconhecimento de cargas não fosse afetada.</w:t>
      </w:r>
    </w:p>
    <w:p w:rsidR="00B959BC" w:rsidRDefault="00B959BC">
      <w:pPr>
        <w:spacing w:line="360" w:lineRule="auto"/>
        <w:rPr>
          <w:sz w:val="22"/>
          <w:szCs w:val="22"/>
        </w:rPr>
      </w:pPr>
    </w:p>
    <w:p w:rsidR="00B959BC" w:rsidRDefault="00822802">
      <w:pPr>
        <w:spacing w:line="360" w:lineRule="auto"/>
      </w:pPr>
      <w:r>
        <w:rPr>
          <w:sz w:val="22"/>
          <w:szCs w:val="22"/>
        </w:rPr>
        <w:t>Etapa 3:</w:t>
      </w:r>
    </w:p>
    <w:p w:rsidR="00B959BC" w:rsidRDefault="00822802">
      <w:pPr>
        <w:spacing w:line="360" w:lineRule="auto"/>
      </w:pPr>
      <w:r>
        <w:rPr>
          <w:sz w:val="22"/>
          <w:szCs w:val="22"/>
        </w:rPr>
        <w:tab/>
        <w:t>Na terceira etapa, foram estudadas plataformas computacionais de baixo custo disponíveis no mercado e sua aderência aos requisitos mínimos de software e hardware escolhidos na etapa anterior. Foi feito também, o projeto do circuito para medições de corrente, incluindo a seleção de componentes para montagem do circuito.</w:t>
      </w:r>
    </w:p>
    <w:p w:rsidR="00B959BC" w:rsidRDefault="00B959BC">
      <w:pPr>
        <w:spacing w:line="360" w:lineRule="auto"/>
        <w:rPr>
          <w:sz w:val="22"/>
          <w:szCs w:val="22"/>
        </w:rPr>
      </w:pPr>
    </w:p>
    <w:p w:rsidR="00B959BC" w:rsidRDefault="00822802">
      <w:pPr>
        <w:spacing w:line="360" w:lineRule="auto"/>
      </w:pPr>
      <w:r>
        <w:rPr>
          <w:sz w:val="22"/>
          <w:szCs w:val="22"/>
        </w:rPr>
        <w:t>Etapa 4:</w:t>
      </w:r>
    </w:p>
    <w:p w:rsidR="00B959BC" w:rsidRDefault="00822802">
      <w:pPr>
        <w:spacing w:line="360" w:lineRule="auto"/>
      </w:pPr>
      <w:r>
        <w:rPr>
          <w:sz w:val="22"/>
          <w:szCs w:val="22"/>
        </w:rPr>
        <w:tab/>
        <w:t>Nessa etapa, foi feita a montagem de um protótipo do circuito projetado, e iniciada a elaboração de um código que possa ser reaproveitado para os demais dispositivos que serão testados. Esse código é responsável por fazer a aferição de corrente de uma malha do circuito, e então faz o cálculo do seu valor RMS para cada instante, dado um certo tempo de amostragem.</w:t>
      </w:r>
    </w:p>
    <w:p w:rsidR="00B959BC" w:rsidDel="00316744" w:rsidRDefault="00B959BC">
      <w:pPr>
        <w:spacing w:line="360" w:lineRule="auto"/>
        <w:rPr>
          <w:del w:id="399" w:author="Lucas Abdalla Menezes" w:date="2020-03-08T19:28:00Z"/>
          <w:sz w:val="22"/>
          <w:szCs w:val="22"/>
        </w:rPr>
      </w:pPr>
    </w:p>
    <w:p w:rsidR="00B959BC" w:rsidDel="00316744" w:rsidRDefault="00B959BC">
      <w:pPr>
        <w:spacing w:line="360" w:lineRule="auto"/>
        <w:rPr>
          <w:del w:id="400" w:author="Lucas Abdalla Menezes" w:date="2020-03-08T19:28:00Z"/>
          <w:b/>
          <w:bCs/>
          <w:sz w:val="24"/>
          <w:szCs w:val="24"/>
        </w:rPr>
      </w:pPr>
    </w:p>
    <w:p w:rsidR="00B959BC" w:rsidRDefault="00B959BC">
      <w:pPr>
        <w:spacing w:line="360" w:lineRule="auto"/>
        <w:rPr>
          <w:b/>
          <w:bCs/>
          <w:sz w:val="24"/>
          <w:szCs w:val="24"/>
        </w:rPr>
      </w:pPr>
    </w:p>
    <w:p w:rsidR="00B959BC" w:rsidRDefault="00B959BC">
      <w:pPr>
        <w:spacing w:line="360" w:lineRule="auto"/>
        <w:rPr>
          <w:b/>
          <w:bCs/>
          <w:sz w:val="24"/>
          <w:szCs w:val="24"/>
        </w:rPr>
      </w:pPr>
    </w:p>
    <w:p w:rsidR="00B959BC" w:rsidRDefault="00822802">
      <w:pPr>
        <w:spacing w:line="360" w:lineRule="auto"/>
      </w:pPr>
      <w:r>
        <w:rPr>
          <w:b/>
          <w:bCs/>
          <w:sz w:val="24"/>
          <w:szCs w:val="24"/>
        </w:rPr>
        <w:t>4.RESULTADOS</w:t>
      </w:r>
    </w:p>
    <w:p w:rsidR="00B959BC" w:rsidRDefault="00822802">
      <w:pPr>
        <w:spacing w:line="360" w:lineRule="auto"/>
      </w:pPr>
      <w:r>
        <w:rPr>
          <w:b/>
          <w:bCs/>
          <w:sz w:val="22"/>
          <w:szCs w:val="22"/>
        </w:rPr>
        <w:t>4.1 Elaboração do ambiente de testes.</w:t>
      </w:r>
    </w:p>
    <w:p w:rsidR="00B959BC" w:rsidRDefault="00822802">
      <w:pPr>
        <w:spacing w:line="360" w:lineRule="auto"/>
        <w:rPr>
          <w:ins w:id="401" w:author="Lucas Abdalla Menezes" w:date="2020-03-08T15:56:00Z"/>
          <w:sz w:val="22"/>
          <w:szCs w:val="22"/>
        </w:rPr>
      </w:pPr>
      <w:r>
        <w:rPr>
          <w:b/>
          <w:bCs/>
          <w:sz w:val="24"/>
          <w:szCs w:val="24"/>
        </w:rPr>
        <w:tab/>
      </w:r>
      <w:r>
        <w:rPr>
          <w:sz w:val="22"/>
          <w:szCs w:val="22"/>
        </w:rPr>
        <w:t xml:space="preserve">Após estudados métodos de extração dos valores de corrente, o primeiro passo foi montar uma esquemática do ambiente de testes. Na Figura X, está ilustrado um diagrama com os elementos utilizados no ambiente de testes. </w:t>
      </w:r>
    </w:p>
    <w:p w:rsidR="00401E3F" w:rsidRDefault="00401E3F">
      <w:pPr>
        <w:spacing w:line="360" w:lineRule="auto"/>
        <w:rPr>
          <w:ins w:id="402" w:author="Lucas Abdalla Menezes" w:date="2020-03-08T15:56:00Z"/>
          <w:sz w:val="22"/>
          <w:szCs w:val="22"/>
        </w:rPr>
      </w:pPr>
    </w:p>
    <w:p w:rsidR="00401E3F" w:rsidRDefault="00401E3F">
      <w:pPr>
        <w:spacing w:line="360" w:lineRule="auto"/>
        <w:rPr>
          <w:sz w:val="22"/>
          <w:szCs w:val="22"/>
        </w:rPr>
      </w:pPr>
    </w:p>
    <w:p w:rsidR="00401E3F" w:rsidDel="00F41BF3" w:rsidRDefault="00F41BF3">
      <w:pPr>
        <w:spacing w:line="360" w:lineRule="auto"/>
        <w:rPr>
          <w:del w:id="403" w:author="Lucas Abdalla Menezes" w:date="2020-03-08T19:44:00Z"/>
          <w:sz w:val="22"/>
          <w:szCs w:val="22"/>
          <w:highlight w:val="yellow"/>
        </w:rPr>
      </w:pPr>
      <w:ins w:id="404" w:author="Lucas Abdalla Menezes" w:date="2020-03-08T19:46:00Z">
        <w:r>
          <w:rPr>
            <w:noProof/>
          </w:rPr>
          <mc:AlternateContent>
            <mc:Choice Requires="wps">
              <w:drawing>
                <wp:anchor distT="0" distB="0" distL="114300" distR="114300" simplePos="0" relativeHeight="251674624" behindDoc="0" locked="0" layoutInCell="1" allowOverlap="1" wp14:anchorId="680DFC54" wp14:editId="7B960292">
                  <wp:simplePos x="0" y="0"/>
                  <wp:positionH relativeFrom="column">
                    <wp:posOffset>669290</wp:posOffset>
                  </wp:positionH>
                  <wp:positionV relativeFrom="paragraph">
                    <wp:posOffset>647700</wp:posOffset>
                  </wp:positionV>
                  <wp:extent cx="4772025"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F41BF3" w:rsidRPr="00A473E5" w:rsidRDefault="00F41BF3" w:rsidP="00F41BF3">
                              <w:pPr>
                                <w:pStyle w:val="Legenda"/>
                                <w:jc w:val="center"/>
                                <w:rPr>
                                  <w:rFonts w:cs="Times New Roman"/>
                                  <w:noProof/>
                                </w:rPr>
                                <w:pPrChange w:id="405" w:author="Lucas Abdalla Menezes" w:date="2020-03-08T19:46:00Z">
                                  <w:pPr>
                                    <w:spacing w:line="360" w:lineRule="auto"/>
                                  </w:pPr>
                                </w:pPrChange>
                              </w:pPr>
                              <w:ins w:id="406" w:author="Lucas Abdalla Menezes" w:date="2020-03-08T19:46:00Z">
                                <w:r>
                                  <w:t xml:space="preserve">Figura </w:t>
                                </w:r>
                                <w:r>
                                  <w:fldChar w:fldCharType="begin"/>
                                </w:r>
                                <w:r>
                                  <w:instrText xml:space="preserve"> SEQ Figura \* ARABIC </w:instrText>
                                </w:r>
                              </w:ins>
                              <w:r>
                                <w:fldChar w:fldCharType="separate"/>
                              </w:r>
                              <w:ins w:id="407" w:author="Lucas Abdalla Menezes" w:date="2020-03-08T19:46:00Z">
                                <w:r>
                                  <w:rPr>
                                    <w:noProof/>
                                  </w:rPr>
                                  <w:t>1</w:t>
                                </w:r>
                                <w:r>
                                  <w:fldChar w:fldCharType="end"/>
                                </w:r>
                                <w:r>
                                  <w:t xml:space="preserve">: </w:t>
                                </w:r>
                                <w:proofErr w:type="spellStart"/>
                                <w:r>
                                  <w:t>Diagram</w:t>
                                </w:r>
                                <w:proofErr w:type="spellEnd"/>
                                <w:r>
                                  <w:t xml:space="preserve"> do ambiente de testes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DFC54" id="Caixa de texto 36" o:spid="_x0000_s1029" type="#_x0000_t202" style="position:absolute;margin-left:52.7pt;margin-top:51pt;width:37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" stroked="f">
                  <v:textbox style="mso-fit-shape-to-text:t" inset="0,0,0,0">
                    <w:txbxContent>
                      <w:p w:rsidR="00F41BF3" w:rsidRPr="00A473E5" w:rsidRDefault="00F41BF3" w:rsidP="00F41BF3">
                        <w:pPr>
                          <w:pStyle w:val="Legenda"/>
                          <w:jc w:val="center"/>
                          <w:rPr>
                            <w:rFonts w:cs="Times New Roman"/>
                            <w:noProof/>
                          </w:rPr>
                          <w:pPrChange w:id="408" w:author="Lucas Abdalla Menezes" w:date="2020-03-08T19:46:00Z">
                            <w:pPr>
                              <w:spacing w:line="360" w:lineRule="auto"/>
                            </w:pPr>
                          </w:pPrChange>
                        </w:pPr>
                        <w:ins w:id="409" w:author="Lucas Abdalla Menezes" w:date="2020-03-08T19:46:00Z">
                          <w:r>
                            <w:t xml:space="preserve">Figura </w:t>
                          </w:r>
                          <w:r>
                            <w:fldChar w:fldCharType="begin"/>
                          </w:r>
                          <w:r>
                            <w:instrText xml:space="preserve"> SEQ Figura \* ARABIC </w:instrText>
                          </w:r>
                        </w:ins>
                        <w:r>
                          <w:fldChar w:fldCharType="separate"/>
                        </w:r>
                        <w:ins w:id="410" w:author="Lucas Abdalla Menezes" w:date="2020-03-08T19:46:00Z">
                          <w:r>
                            <w:rPr>
                              <w:noProof/>
                            </w:rPr>
                            <w:t>1</w:t>
                          </w:r>
                          <w:r>
                            <w:fldChar w:fldCharType="end"/>
                          </w:r>
                          <w:r>
                            <w:t xml:space="preserve">: </w:t>
                          </w:r>
                          <w:proofErr w:type="spellStart"/>
                          <w:r>
                            <w:t>Diagram</w:t>
                          </w:r>
                          <w:proofErr w:type="spellEnd"/>
                          <w:r>
                            <w:t xml:space="preserve"> do ambiente de testes</w:t>
                          </w:r>
                        </w:ins>
                      </w:p>
                    </w:txbxContent>
                  </v:textbox>
                  <w10:wrap type="square"/>
                </v:shape>
              </w:pict>
            </mc:Fallback>
          </mc:AlternateContent>
        </w:r>
      </w:ins>
      <w:ins w:id="411" w:author="Lucas Abdalla Menezes" w:date="2020-03-07T22:36:00Z">
        <w:r w:rsidR="00B345E8" w:rsidRPr="00B345E8">
          <w:rPr>
            <w:noProof/>
            <w:sz w:val="22"/>
            <w:szCs w:val="22"/>
            <w:lang w:eastAsia="pt-BR"/>
          </w:rPr>
          <w:drawing>
            <wp:anchor distT="0" distB="0" distL="114300" distR="114300" simplePos="0" relativeHeight="251658240" behindDoc="1" locked="0" layoutInCell="1" allowOverlap="1" wp14:anchorId="79DF897F" wp14:editId="0FAAC7CC">
              <wp:simplePos x="0" y="0"/>
              <wp:positionH relativeFrom="page">
                <wp:align>center</wp:align>
              </wp:positionH>
              <wp:positionV relativeFrom="paragraph">
                <wp:posOffset>9525</wp:posOffset>
              </wp:positionV>
              <wp:extent cx="4772025" cy="581025"/>
              <wp:effectExtent l="0" t="0" r="9525" b="9525"/>
              <wp:wrapSquare wrapText="bothSides"/>
              <wp:docPr id="5" name="Imagem 5" descr="C:\Users\PICHAU\Desktop\ESP32\Relatorio\imagens\diagrama-esquema-de-tes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CHAU\Desktop\ESP32\Relatorio\imagens\diagrama-esquema-de-test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581025"/>
                      </a:xfrm>
                      <a:prstGeom prst="rect">
                        <a:avLst/>
                      </a:prstGeom>
                      <a:noFill/>
                      <a:ln>
                        <a:noFill/>
                      </a:ln>
                    </pic:spPr>
                  </pic:pic>
                </a:graphicData>
              </a:graphic>
            </wp:anchor>
          </w:drawing>
        </w:r>
        <w:r w:rsidR="00B345E8">
          <w:rPr>
            <w:sz w:val="22"/>
            <w:szCs w:val="22"/>
            <w:highlight w:val="yellow"/>
          </w:rPr>
          <w:br w:type="textWrapping" w:clear="all"/>
        </w:r>
      </w:ins>
    </w:p>
    <w:p w:rsidR="003B365F" w:rsidRDefault="003B365F">
      <w:pPr>
        <w:spacing w:line="360" w:lineRule="auto"/>
        <w:rPr>
          <w:ins w:id="412" w:author="Lucas Abdalla Menezes" w:date="2020-03-08T19:44:00Z"/>
          <w:sz w:val="22"/>
          <w:szCs w:val="22"/>
        </w:rPr>
      </w:pPr>
    </w:p>
    <w:p w:rsidR="00B959BC" w:rsidRDefault="00822802">
      <w:pPr>
        <w:spacing w:line="360" w:lineRule="auto"/>
      </w:pPr>
      <w:del w:id="413" w:author="Lucas Abdalla Menezes" w:date="2020-03-08T19:47:00Z">
        <w:r w:rsidDel="00F41BF3">
          <w:rPr>
            <w:sz w:val="22"/>
            <w:szCs w:val="22"/>
          </w:rPr>
          <w:delText>Após a montagem do esquema anterior, ele</w:delText>
        </w:r>
      </w:del>
      <w:ins w:id="414" w:author="Lucas Abdalla Menezes" w:date="2020-03-08T19:47:00Z">
        <w:r w:rsidR="00F41BF3">
          <w:rPr>
            <w:sz w:val="22"/>
            <w:szCs w:val="22"/>
          </w:rPr>
          <w:t>O esquema</w:t>
        </w:r>
      </w:ins>
      <w:r>
        <w:rPr>
          <w:sz w:val="22"/>
          <w:szCs w:val="22"/>
        </w:rPr>
        <w:t xml:space="preserve"> funciona da seguinte forma: Uma corrente atravessa o TC, que por sua vez, produz uma tensão no seu enrolamento secundário, que é proporcional ao fluxo enlaçado gerado por essa corrente. Essa tensão está contida no intervalo de [-1,1] V. O micro</w:t>
      </w:r>
      <w:ins w:id="415" w:author="Lucas Abdalla Menezes" w:date="2020-03-08T19:45:00Z">
        <w:r w:rsidR="003B365F">
          <w:rPr>
            <w:sz w:val="22"/>
            <w:szCs w:val="22"/>
          </w:rPr>
          <w:t xml:space="preserve"> </w:t>
        </w:r>
      </w:ins>
      <w:r>
        <w:rPr>
          <w:sz w:val="22"/>
          <w:szCs w:val="22"/>
        </w:rPr>
        <w:t xml:space="preserve">controlador utilizado suporta apenas valores de tensão positivos entre 0 e +3,3V na sua porta de leitura para o conversor analógico -digital (ADC). Portanto, foi criado um circuito, que fosse capaz de produzir um deslocamento do nível de tensão CC (Offset), que garanta que essa tensão seja estritamente positiva, e dentro destes limites. Nesse caso, considerando a maior variação possível do sensor, ficará entre </w:t>
      </w:r>
      <w:ins w:id="416" w:author="Lucas Abdalla Menezes" w:date="2020-03-08T19:45:00Z">
        <w:r w:rsidR="0094105B">
          <w:rPr>
            <w:sz w:val="22"/>
            <w:szCs w:val="22"/>
          </w:rPr>
          <w:t>[</w:t>
        </w:r>
      </w:ins>
      <w:r>
        <w:rPr>
          <w:sz w:val="22"/>
          <w:szCs w:val="22"/>
        </w:rPr>
        <w:t>+0,65 e +2,65] V.  Depois disso, foi dado início ao desenvolvimento de um código que fosse capaz de ler a tensão na porta do ESP32 (porta 34, no nosso caso), e que fizesse a conversão desse valor para equivalência em Amp</w:t>
      </w:r>
      <w:ins w:id="417" w:author="Lucas Abdalla Menezes" w:date="2020-03-08T19:45:00Z">
        <w:r w:rsidR="003B365F">
          <w:rPr>
            <w:sz w:val="22"/>
            <w:szCs w:val="22"/>
          </w:rPr>
          <w:t>e</w:t>
        </w:r>
      </w:ins>
      <w:del w:id="418" w:author="Lucas Abdalla Menezes" w:date="2020-03-08T19:45:00Z">
        <w:r w:rsidDel="003B365F">
          <w:rPr>
            <w:sz w:val="22"/>
            <w:szCs w:val="22"/>
          </w:rPr>
          <w:delText>é</w:delText>
        </w:r>
      </w:del>
      <w:r>
        <w:rPr>
          <w:sz w:val="22"/>
          <w:szCs w:val="22"/>
        </w:rPr>
        <w:t xml:space="preserve">res RMS que atravessa o TC. A descrição dos três elementos será feita nas seções a seguir. </w:t>
      </w:r>
    </w:p>
    <w:p w:rsidR="00B959BC" w:rsidRDefault="00B959BC">
      <w:pPr>
        <w:spacing w:line="360" w:lineRule="auto"/>
        <w:rPr>
          <w:ins w:id="419" w:author="Lucas Abdalla Menezes" w:date="2020-03-08T15:56:00Z"/>
          <w:sz w:val="22"/>
          <w:szCs w:val="22"/>
          <w:highlight w:val="yellow"/>
        </w:rPr>
      </w:pPr>
    </w:p>
    <w:p w:rsidR="00401E3F" w:rsidRDefault="00401E3F">
      <w:pPr>
        <w:spacing w:line="360" w:lineRule="auto"/>
        <w:rPr>
          <w:ins w:id="420" w:author="Lucas Abdalla Menezes" w:date="2020-03-08T15:56:00Z"/>
          <w:sz w:val="22"/>
          <w:szCs w:val="22"/>
          <w:highlight w:val="yellow"/>
        </w:rPr>
      </w:pPr>
    </w:p>
    <w:p w:rsidR="00401E3F" w:rsidRDefault="00401E3F">
      <w:pPr>
        <w:spacing w:line="360" w:lineRule="auto"/>
        <w:rPr>
          <w:ins w:id="421" w:author="Lucas Abdalla Menezes" w:date="2020-03-08T15:56:00Z"/>
          <w:sz w:val="22"/>
          <w:szCs w:val="22"/>
          <w:highlight w:val="yellow"/>
        </w:rPr>
      </w:pPr>
    </w:p>
    <w:p w:rsidR="00401E3F" w:rsidRDefault="00401E3F">
      <w:pPr>
        <w:spacing w:line="360" w:lineRule="auto"/>
        <w:rPr>
          <w:ins w:id="422" w:author="Lucas Abdalla Menezes" w:date="2020-03-08T15:56:00Z"/>
          <w:sz w:val="22"/>
          <w:szCs w:val="22"/>
          <w:highlight w:val="yellow"/>
        </w:rPr>
      </w:pPr>
    </w:p>
    <w:p w:rsidR="00401E3F" w:rsidRDefault="00401E3F">
      <w:pPr>
        <w:spacing w:line="360" w:lineRule="auto"/>
        <w:rPr>
          <w:ins w:id="423" w:author="Lucas Abdalla Menezes" w:date="2020-03-08T15:56:00Z"/>
          <w:sz w:val="22"/>
          <w:szCs w:val="22"/>
          <w:highlight w:val="yellow"/>
        </w:rPr>
      </w:pPr>
    </w:p>
    <w:p w:rsidR="00401E3F" w:rsidRDefault="00401E3F">
      <w:pPr>
        <w:spacing w:line="360" w:lineRule="auto"/>
        <w:rPr>
          <w:sz w:val="22"/>
          <w:szCs w:val="22"/>
          <w:highlight w:val="yellow"/>
        </w:rPr>
      </w:pPr>
    </w:p>
    <w:p w:rsidR="00B959BC" w:rsidRDefault="00822802">
      <w:pPr>
        <w:spacing w:line="360" w:lineRule="auto"/>
        <w:rPr>
          <w:ins w:id="424" w:author="Lucas Abdalla Menezes" w:date="2020-03-08T15:56:00Z"/>
          <w:b/>
          <w:bCs/>
          <w:sz w:val="22"/>
          <w:szCs w:val="22"/>
        </w:rPr>
      </w:pPr>
      <w:r>
        <w:rPr>
          <w:sz w:val="22"/>
          <w:szCs w:val="22"/>
        </w:rPr>
        <w:t xml:space="preserve"> </w:t>
      </w:r>
      <w:r>
        <w:rPr>
          <w:b/>
          <w:bCs/>
          <w:sz w:val="22"/>
          <w:szCs w:val="22"/>
        </w:rPr>
        <w:t>- Um sensor de corrente não-intrusivo - transformador de corrente (TC) tipo janela;</w:t>
      </w:r>
    </w:p>
    <w:p w:rsidR="00401E3F" w:rsidRDefault="00401E3F">
      <w:pPr>
        <w:spacing w:line="360" w:lineRule="auto"/>
      </w:pPr>
    </w:p>
    <w:p w:rsidR="00B959BC" w:rsidRDefault="00822802">
      <w:pPr>
        <w:spacing w:line="360" w:lineRule="auto"/>
        <w:rPr>
          <w:sz w:val="22"/>
          <w:szCs w:val="22"/>
        </w:rPr>
      </w:pPr>
      <w:r>
        <w:rPr>
          <w:noProof/>
          <w:sz w:val="22"/>
          <w:szCs w:val="22"/>
          <w:lang w:eastAsia="pt-BR"/>
        </w:rPr>
        <mc:AlternateContent>
          <mc:Choice Requires="wps">
            <w:drawing>
              <wp:anchor distT="0" distB="0" distL="0" distR="0" simplePos="0" relativeHeight="8" behindDoc="0" locked="0" layoutInCell="1" allowOverlap="1">
                <wp:simplePos x="0" y="0"/>
                <wp:positionH relativeFrom="column">
                  <wp:posOffset>815975</wp:posOffset>
                </wp:positionH>
                <wp:positionV relativeFrom="paragraph">
                  <wp:posOffset>95885</wp:posOffset>
                </wp:positionV>
                <wp:extent cx="4572635" cy="2533015"/>
                <wp:effectExtent l="0" t="0" r="0" b="0"/>
                <wp:wrapSquare wrapText="largest"/>
                <wp:docPr id="4" name="Quadro4"/>
                <wp:cNvGraphicFramePr/>
                <a:graphic xmlns:a="http://schemas.openxmlformats.org/drawingml/2006/main">
                  <a:graphicData uri="http://schemas.microsoft.com/office/word/2010/wordprocessingShape">
                    <wps:wsp>
                      <wps:cNvSpPr/>
                      <wps:spPr>
                        <a:xfrm>
                          <a:off x="0" y="0"/>
                          <a:ext cx="4572000" cy="2532240"/>
                        </a:xfrm>
                        <a:prstGeom prst="rect">
                          <a:avLst/>
                        </a:prstGeom>
                        <a:noFill/>
                        <a:ln>
                          <a:noFill/>
                        </a:ln>
                      </wps:spPr>
                      <wps:style>
                        <a:lnRef idx="0">
                          <a:scrgbClr r="0" g="0" b="0"/>
                        </a:lnRef>
                        <a:fillRef idx="0">
                          <a:scrgbClr r="0" g="0" b="0"/>
                        </a:fillRef>
                        <a:effectRef idx="0">
                          <a:scrgbClr r="0" g="0" b="0"/>
                        </a:effectRef>
                        <a:fontRef idx="minor"/>
                      </wps:style>
                      <wps:txbx>
                        <w:txbxContent>
                          <w:p w:rsidR="0025640B" w:rsidRDefault="0025640B">
                            <w:pPr>
                              <w:pStyle w:val="Figura"/>
                              <w:jc w:val="center"/>
                            </w:pPr>
                            <w:r>
                              <w:rPr>
                                <w:noProof/>
                                <w:lang w:eastAsia="pt-BR"/>
                              </w:rPr>
                              <w:drawing>
                                <wp:inline distT="0" distB="0" distL="0" distR="0">
                                  <wp:extent cx="4572000" cy="2247900"/>
                                  <wp:effectExtent l="0" t="0" r="0" b="0"/>
                                  <wp:docPr id="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pic:cNvPicPr>
                                            <a:picLocks noChangeAspect="1" noChangeArrowheads="1"/>
                                          </pic:cNvPicPr>
                                        </pic:nvPicPr>
                                        <pic:blipFill>
                                          <a:blip r:embed="rId9"/>
                                          <a:stretch>
                                            <a:fillRect/>
                                          </a:stretch>
                                        </pic:blipFill>
                                        <pic:spPr bwMode="auto">
                                          <a:xfrm>
                                            <a:off x="0" y="0"/>
                                            <a:ext cx="4572000" cy="2247900"/>
                                          </a:xfrm>
                                          <a:prstGeom prst="rect">
                                            <a:avLst/>
                                          </a:prstGeom>
                                        </pic:spPr>
                                      </pic:pic>
                                    </a:graphicData>
                                  </a:graphic>
                                </wp:inline>
                              </w:drawing>
                            </w:r>
                            <w:r>
                              <w:rPr>
                                <w:vanish/>
                                <w:rPrChange w:id="425" w:author="Lucas Abdalla" w:date="2020-03-07T14:44:00Z">
                                  <w:rPr/>
                                </w:rPrChange>
                              </w:rPr>
                              <w:br/>
                            </w:r>
                            <w:r>
                              <w:t xml:space="preserve">Figura </w:t>
                            </w:r>
                            <w:r>
                              <w:fldChar w:fldCharType="begin"/>
                            </w:r>
                            <w:r>
                              <w:instrText>SEQ Figura \* ARABIC</w:instrText>
                            </w:r>
                            <w:r>
                              <w:fldChar w:fldCharType="separate"/>
                            </w:r>
                            <w:ins w:id="426" w:author="Lucas Abdalla Menezes" w:date="2020-03-08T19:46:00Z">
                              <w:r w:rsidR="00F41BF3">
                                <w:rPr>
                                  <w:noProof/>
                                </w:rPr>
                                <w:t>2</w:t>
                              </w:r>
                            </w:ins>
                            <w:del w:id="427" w:author="Lucas Abdalla Menezes" w:date="2020-03-08T19:46:00Z">
                              <w:r w:rsidDel="00F41BF3">
                                <w:rPr>
                                  <w:noProof/>
                                </w:rPr>
                                <w:delText>1</w:delText>
                              </w:r>
                            </w:del>
                            <w:r>
                              <w:fldChar w:fldCharType="end"/>
                            </w:r>
                            <w:r>
                              <w:t>: TC tipo janela não intrusivo</w:t>
                            </w:r>
                          </w:p>
                        </w:txbxContent>
                      </wps:txbx>
                      <wps:bodyPr lIns="0" tIns="0" rIns="0" bIns="0">
                        <a:noAutofit/>
                      </wps:bodyPr>
                    </wps:wsp>
                  </a:graphicData>
                </a:graphic>
              </wp:anchor>
            </w:drawing>
          </mc:Choice>
          <mc:Fallback>
            <w:pict>
              <v:rect id="Quadro4" o:spid="_x0000_s1030" style="position:absolute;margin-left:64.25pt;margin-top:7.55pt;width:360.05pt;height:199.45pt;z-index: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" filled="f" stroked="f">
                <v:textbox inset="0,0,0,0">
                  <w:txbxContent>
                    <w:p w:rsidR="0025640B" w:rsidRDefault="0025640B">
                      <w:pPr>
                        <w:pStyle w:val="Figura"/>
                        <w:jc w:val="center"/>
                      </w:pPr>
                      <w:r>
                        <w:rPr>
                          <w:noProof/>
                          <w:lang w:eastAsia="pt-BR"/>
                        </w:rPr>
                        <w:drawing>
                          <wp:inline distT="0" distB="0" distL="0" distR="0">
                            <wp:extent cx="4572000" cy="2247900"/>
                            <wp:effectExtent l="0" t="0" r="0" b="0"/>
                            <wp:docPr id="6"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pic:cNvPicPr>
                                      <a:picLocks noChangeAspect="1" noChangeArrowheads="1"/>
                                    </pic:cNvPicPr>
                                  </pic:nvPicPr>
                                  <pic:blipFill>
                                    <a:blip r:embed="rId9"/>
                                    <a:stretch>
                                      <a:fillRect/>
                                    </a:stretch>
                                  </pic:blipFill>
                                  <pic:spPr bwMode="auto">
                                    <a:xfrm>
                                      <a:off x="0" y="0"/>
                                      <a:ext cx="4572000" cy="2247900"/>
                                    </a:xfrm>
                                    <a:prstGeom prst="rect">
                                      <a:avLst/>
                                    </a:prstGeom>
                                  </pic:spPr>
                                </pic:pic>
                              </a:graphicData>
                            </a:graphic>
                          </wp:inline>
                        </w:drawing>
                      </w:r>
                      <w:r>
                        <w:rPr>
                          <w:vanish/>
                          <w:rPrChange w:id="428" w:author="Lucas Abdalla" w:date="2020-03-07T14:44:00Z">
                            <w:rPr/>
                          </w:rPrChange>
                        </w:rPr>
                        <w:br/>
                      </w:r>
                      <w:r>
                        <w:t xml:space="preserve">Figura </w:t>
                      </w:r>
                      <w:r>
                        <w:fldChar w:fldCharType="begin"/>
                      </w:r>
                      <w:r>
                        <w:instrText>SEQ Figura \* ARABIC</w:instrText>
                      </w:r>
                      <w:r>
                        <w:fldChar w:fldCharType="separate"/>
                      </w:r>
                      <w:ins w:id="429" w:author="Lucas Abdalla Menezes" w:date="2020-03-08T19:46:00Z">
                        <w:r w:rsidR="00F41BF3">
                          <w:rPr>
                            <w:noProof/>
                          </w:rPr>
                          <w:t>2</w:t>
                        </w:r>
                      </w:ins>
                      <w:del w:id="430" w:author="Lucas Abdalla Menezes" w:date="2020-03-08T19:46:00Z">
                        <w:r w:rsidDel="00F41BF3">
                          <w:rPr>
                            <w:noProof/>
                          </w:rPr>
                          <w:delText>1</w:delText>
                        </w:r>
                      </w:del>
                      <w:r>
                        <w:fldChar w:fldCharType="end"/>
                      </w:r>
                      <w:r>
                        <w:t>: TC tipo janela não intrusivo</w:t>
                      </w:r>
                    </w:p>
                  </w:txbxContent>
                </v:textbox>
                <w10:wrap type="square" side="largest"/>
              </v:rect>
            </w:pict>
          </mc:Fallback>
        </mc:AlternateContent>
      </w: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Del="00F41BF3" w:rsidRDefault="00B959BC">
      <w:pPr>
        <w:spacing w:line="360" w:lineRule="auto"/>
        <w:rPr>
          <w:del w:id="431" w:author="Lucas Abdalla Menezes" w:date="2020-03-08T19:45:00Z"/>
          <w:sz w:val="22"/>
          <w:szCs w:val="22"/>
        </w:rPr>
      </w:pPr>
    </w:p>
    <w:p w:rsidR="00F41BF3" w:rsidRDefault="00F41BF3">
      <w:pPr>
        <w:spacing w:line="360" w:lineRule="auto"/>
        <w:rPr>
          <w:ins w:id="432" w:author="Lucas Abdalla Menezes" w:date="2020-03-08T19:45:00Z"/>
          <w:sz w:val="22"/>
          <w:szCs w:val="22"/>
        </w:rPr>
      </w:pPr>
    </w:p>
    <w:p w:rsidR="00F41BF3" w:rsidRDefault="00F41BF3">
      <w:pPr>
        <w:spacing w:line="360" w:lineRule="auto"/>
        <w:rPr>
          <w:ins w:id="433" w:author="Lucas Abdalla Menezes" w:date="2020-03-08T19:45:00Z"/>
          <w:sz w:val="22"/>
          <w:szCs w:val="22"/>
        </w:rPr>
      </w:pPr>
    </w:p>
    <w:p w:rsidR="00B959BC" w:rsidDel="00F41BF3" w:rsidRDefault="00B959BC">
      <w:pPr>
        <w:spacing w:line="360" w:lineRule="auto"/>
        <w:rPr>
          <w:del w:id="434" w:author="Lucas Abdalla Menezes" w:date="2020-03-08T19:45:00Z"/>
          <w:sz w:val="22"/>
          <w:szCs w:val="22"/>
        </w:rPr>
      </w:pPr>
    </w:p>
    <w:p w:rsidR="00B959BC" w:rsidDel="00401E3F" w:rsidRDefault="00B959BC">
      <w:pPr>
        <w:spacing w:line="360" w:lineRule="auto"/>
        <w:rPr>
          <w:del w:id="435" w:author="Lucas Abdalla Menezes" w:date="2020-03-08T15:57:00Z"/>
          <w:sz w:val="22"/>
          <w:szCs w:val="22"/>
        </w:rPr>
      </w:pPr>
    </w:p>
    <w:p w:rsidR="00B959BC" w:rsidDel="00401E3F" w:rsidRDefault="00B959BC">
      <w:pPr>
        <w:spacing w:line="360" w:lineRule="auto"/>
        <w:rPr>
          <w:del w:id="436" w:author="Lucas Abdalla Menezes" w:date="2020-03-08T15:57:00Z"/>
          <w:sz w:val="22"/>
          <w:szCs w:val="22"/>
        </w:rPr>
      </w:pPr>
    </w:p>
    <w:p w:rsidR="00B959BC" w:rsidDel="00401E3F" w:rsidRDefault="00B959BC">
      <w:pPr>
        <w:spacing w:line="360" w:lineRule="auto"/>
        <w:rPr>
          <w:del w:id="437" w:author="Lucas Abdalla Menezes" w:date="2020-03-08T15:56:00Z"/>
          <w:sz w:val="22"/>
          <w:szCs w:val="22"/>
        </w:rPr>
      </w:pPr>
    </w:p>
    <w:p w:rsidR="00B959BC" w:rsidDel="00401E3F" w:rsidRDefault="00B959BC">
      <w:pPr>
        <w:spacing w:line="360" w:lineRule="auto"/>
        <w:rPr>
          <w:del w:id="438" w:author="Lucas Abdalla Menezes" w:date="2020-03-08T15:56:00Z"/>
          <w:sz w:val="22"/>
          <w:szCs w:val="22"/>
        </w:rPr>
      </w:pPr>
    </w:p>
    <w:p w:rsidR="00F41BF3" w:rsidRDefault="00F41BF3">
      <w:pPr>
        <w:spacing w:line="360" w:lineRule="auto"/>
        <w:rPr>
          <w:sz w:val="22"/>
          <w:szCs w:val="22"/>
        </w:rPr>
      </w:pPr>
    </w:p>
    <w:p w:rsidR="00B959BC" w:rsidRDefault="00822802">
      <w:pPr>
        <w:spacing w:line="360" w:lineRule="auto"/>
      </w:pPr>
      <w:r>
        <w:rPr>
          <w:sz w:val="22"/>
          <w:szCs w:val="22"/>
        </w:rPr>
        <w:t xml:space="preserve">O esquema de funcionamento é descrito por </w:t>
      </w:r>
      <w:r>
        <w:rPr>
          <w:sz w:val="22"/>
          <w:szCs w:val="22"/>
        </w:rPr>
        <w:fldChar w:fldCharType="begin"/>
      </w:r>
      <w:r>
        <w:rPr>
          <w:sz w:val="22"/>
          <w:szCs w:val="22"/>
        </w:rPr>
        <w:instrText>REF Ref_Figura3_label_and_number \h</w:instrText>
      </w:r>
      <w:r>
        <w:rPr>
          <w:sz w:val="22"/>
          <w:szCs w:val="22"/>
        </w:rPr>
      </w:r>
      <w:r>
        <w:rPr>
          <w:sz w:val="22"/>
          <w:szCs w:val="22"/>
        </w:rPr>
        <w:fldChar w:fldCharType="separate"/>
      </w:r>
      <w:r>
        <w:rPr>
          <w:sz w:val="22"/>
          <w:szCs w:val="22"/>
        </w:rPr>
        <w:t>Figura 4</w:t>
      </w:r>
      <w:r>
        <w:rPr>
          <w:sz w:val="22"/>
          <w:szCs w:val="22"/>
        </w:rPr>
        <w:fldChar w:fldCharType="end"/>
      </w:r>
      <w:r>
        <w:rPr>
          <w:sz w:val="22"/>
          <w:szCs w:val="22"/>
        </w:rPr>
        <w:t>.</w:t>
      </w:r>
    </w:p>
    <w:p w:rsidR="00B959BC" w:rsidRDefault="00822802">
      <w:pPr>
        <w:spacing w:line="360" w:lineRule="auto"/>
        <w:rPr>
          <w:sz w:val="22"/>
          <w:szCs w:val="22"/>
        </w:rPr>
      </w:pPr>
      <w:r>
        <w:rPr>
          <w:noProof/>
          <w:sz w:val="22"/>
          <w:szCs w:val="22"/>
          <w:lang w:eastAsia="pt-BR"/>
        </w:rPr>
        <mc:AlternateContent>
          <mc:Choice Requires="wps">
            <w:drawing>
              <wp:anchor distT="0" distB="0" distL="0" distR="0" simplePos="0" relativeHeight="7" behindDoc="0" locked="0" layoutInCell="1" allowOverlap="1">
                <wp:simplePos x="0" y="0"/>
                <wp:positionH relativeFrom="column">
                  <wp:posOffset>1047750</wp:posOffset>
                </wp:positionH>
                <wp:positionV relativeFrom="paragraph">
                  <wp:posOffset>6985</wp:posOffset>
                </wp:positionV>
                <wp:extent cx="4077970" cy="2667635"/>
                <wp:effectExtent l="0" t="0" r="0" b="0"/>
                <wp:wrapSquare wrapText="largest"/>
                <wp:docPr id="8" name="Quadro5"/>
                <wp:cNvGraphicFramePr/>
                <a:graphic xmlns:a="http://schemas.openxmlformats.org/drawingml/2006/main">
                  <a:graphicData uri="http://schemas.microsoft.com/office/word/2010/wordprocessingShape">
                    <wps:wsp>
                      <wps:cNvSpPr/>
                      <wps:spPr>
                        <a:xfrm>
                          <a:off x="0" y="0"/>
                          <a:ext cx="4077360" cy="2666880"/>
                        </a:xfrm>
                        <a:prstGeom prst="rect">
                          <a:avLst/>
                        </a:prstGeom>
                        <a:noFill/>
                        <a:ln>
                          <a:noFill/>
                        </a:ln>
                      </wps:spPr>
                      <wps:style>
                        <a:lnRef idx="0">
                          <a:scrgbClr r="0" g="0" b="0"/>
                        </a:lnRef>
                        <a:fillRef idx="0">
                          <a:scrgbClr r="0" g="0" b="0"/>
                        </a:fillRef>
                        <a:effectRef idx="0">
                          <a:scrgbClr r="0" g="0" b="0"/>
                        </a:effectRef>
                        <a:fontRef idx="minor"/>
                      </wps:style>
                      <wps:txbx>
                        <w:txbxContent>
                          <w:p w:rsidR="0025640B" w:rsidRDefault="0025640B">
                            <w:pPr>
                              <w:pStyle w:val="Figura"/>
                              <w:jc w:val="center"/>
                            </w:pPr>
                            <w:r>
                              <w:rPr>
                                <w:noProof/>
                                <w:lang w:eastAsia="pt-BR"/>
                              </w:rPr>
                              <w:drawing>
                                <wp:inline distT="0" distB="0" distL="0" distR="0">
                                  <wp:extent cx="4077335" cy="1911350"/>
                                  <wp:effectExtent l="0" t="0" r="0" b="0"/>
                                  <wp:docPr id="10"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
                                          <pic:cNvPicPr>
                                            <a:picLocks noChangeAspect="1" noChangeArrowheads="1"/>
                                          </pic:cNvPicPr>
                                        </pic:nvPicPr>
                                        <pic:blipFill>
                                          <a:blip r:embed="rId10"/>
                                          <a:stretch>
                                            <a:fillRect/>
                                          </a:stretch>
                                        </pic:blipFill>
                                        <pic:spPr bwMode="auto">
                                          <a:xfrm>
                                            <a:off x="0" y="0"/>
                                            <a:ext cx="4077335" cy="1911350"/>
                                          </a:xfrm>
                                          <a:prstGeom prst="rect">
                                            <a:avLst/>
                                          </a:prstGeom>
                                        </pic:spPr>
                                      </pic:pic>
                                    </a:graphicData>
                                  </a:graphic>
                                </wp:inline>
                              </w:drawing>
                            </w:r>
                            <w:r>
                              <w:rPr>
                                <w:vanish/>
                                <w:rPrChange w:id="439" w:author="Lucas Abdalla" w:date="2020-03-07T14:45:00Z">
                                  <w:rPr/>
                                </w:rPrChange>
                              </w:rPr>
                              <w:br/>
                            </w:r>
                            <w:proofErr w:type="gramStart"/>
                            <w:r>
                              <w:t xml:space="preserve">Figura </w:t>
                            </w:r>
                            <w:del w:id="440" w:author="Lucas Abdalla" w:date="2020-03-07T14:47:00Z">
                              <w:r>
                                <w:fldChar w:fldCharType="begin"/>
                              </w:r>
                              <w:r>
                                <w:delInstrText>SEQ Figura \* ARABIC</w:delInstrText>
                              </w:r>
                              <w:r>
                                <w:fldChar w:fldCharType="separate"/>
                              </w:r>
                              <w:r>
                                <w:delText>2</w:delText>
                              </w:r>
                              <w:r>
                                <w:fldChar w:fldCharType="end"/>
                              </w:r>
                            </w:del>
                            <w:r>
                              <w:t>:</w:t>
                            </w:r>
                            <w:proofErr w:type="gramEnd"/>
                            <w:r>
                              <w:t xml:space="preserve"> Esquema de funcionamento do TC</w:t>
                            </w:r>
                          </w:p>
                        </w:txbxContent>
                      </wps:txbx>
                      <wps:bodyPr lIns="0" tIns="0" rIns="0" bIns="0">
                        <a:noAutofit/>
                      </wps:bodyPr>
                    </wps:wsp>
                  </a:graphicData>
                </a:graphic>
              </wp:anchor>
            </w:drawing>
          </mc:Choice>
          <mc:Fallback>
            <w:pict>
              <v:rect id="Quadro5" o:spid="_x0000_s1031" style="position:absolute;margin-left:82.5pt;margin-top:.55pt;width:321.1pt;height:210.05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" filled="f" stroked="f">
                <v:textbox inset="0,0,0,0">
                  <w:txbxContent>
                    <w:p w:rsidR="0025640B" w:rsidRDefault="0025640B">
                      <w:pPr>
                        <w:pStyle w:val="Figura"/>
                        <w:jc w:val="center"/>
                      </w:pPr>
                      <w:r>
                        <w:rPr>
                          <w:noProof/>
                          <w:lang w:eastAsia="pt-BR"/>
                        </w:rPr>
                        <w:drawing>
                          <wp:inline distT="0" distB="0" distL="0" distR="0">
                            <wp:extent cx="4077335" cy="1911350"/>
                            <wp:effectExtent l="0" t="0" r="0" b="0"/>
                            <wp:docPr id="10"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
                                    <pic:cNvPicPr>
                                      <a:picLocks noChangeAspect="1" noChangeArrowheads="1"/>
                                    </pic:cNvPicPr>
                                  </pic:nvPicPr>
                                  <pic:blipFill>
                                    <a:blip r:embed="rId10"/>
                                    <a:stretch>
                                      <a:fillRect/>
                                    </a:stretch>
                                  </pic:blipFill>
                                  <pic:spPr bwMode="auto">
                                    <a:xfrm>
                                      <a:off x="0" y="0"/>
                                      <a:ext cx="4077335" cy="1911350"/>
                                    </a:xfrm>
                                    <a:prstGeom prst="rect">
                                      <a:avLst/>
                                    </a:prstGeom>
                                  </pic:spPr>
                                </pic:pic>
                              </a:graphicData>
                            </a:graphic>
                          </wp:inline>
                        </w:drawing>
                      </w:r>
                      <w:r>
                        <w:rPr>
                          <w:vanish/>
                          <w:rPrChange w:id="441" w:author="Lucas Abdalla" w:date="2020-03-07T14:45:00Z">
                            <w:rPr/>
                          </w:rPrChange>
                        </w:rPr>
                        <w:br/>
                      </w:r>
                      <w:proofErr w:type="gramStart"/>
                      <w:r>
                        <w:t xml:space="preserve">Figura </w:t>
                      </w:r>
                      <w:del w:id="442" w:author="Lucas Abdalla" w:date="2020-03-07T14:47:00Z">
                        <w:r>
                          <w:fldChar w:fldCharType="begin"/>
                        </w:r>
                        <w:r>
                          <w:delInstrText>SEQ Figura \* ARABIC</w:delInstrText>
                        </w:r>
                        <w:r>
                          <w:fldChar w:fldCharType="separate"/>
                        </w:r>
                        <w:r>
                          <w:delText>2</w:delText>
                        </w:r>
                        <w:r>
                          <w:fldChar w:fldCharType="end"/>
                        </w:r>
                      </w:del>
                      <w:r>
                        <w:t>:</w:t>
                      </w:r>
                      <w:proofErr w:type="gramEnd"/>
                      <w:r>
                        <w:t xml:space="preserve"> Esquema de funcionamento do TC</w:t>
                      </w:r>
                    </w:p>
                  </w:txbxContent>
                </v:textbox>
                <w10:wrap type="square" side="largest"/>
              </v:rect>
            </w:pict>
          </mc:Fallback>
        </mc:AlternateContent>
      </w: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ins w:id="443" w:author="Lucas Abdalla Menezes" w:date="2020-03-08T15:57:00Z"/>
          <w:sz w:val="22"/>
          <w:szCs w:val="22"/>
        </w:rPr>
      </w:pPr>
    </w:p>
    <w:p w:rsidR="00401E3F" w:rsidDel="00F41BF3" w:rsidRDefault="00401E3F">
      <w:pPr>
        <w:spacing w:line="360" w:lineRule="auto"/>
        <w:rPr>
          <w:del w:id="444" w:author="Lucas Abdalla Menezes" w:date="2020-03-08T19:45:00Z"/>
          <w:sz w:val="22"/>
          <w:szCs w:val="22"/>
        </w:rPr>
      </w:pPr>
    </w:p>
    <w:p w:rsidR="00B959BC" w:rsidDel="00EB41D8" w:rsidRDefault="00B959BC">
      <w:pPr>
        <w:spacing w:line="360" w:lineRule="auto"/>
        <w:rPr>
          <w:del w:id="445" w:author="Lucas Abdalla Menezes" w:date="2020-03-08T17:58:00Z"/>
          <w:sz w:val="22"/>
          <w:szCs w:val="22"/>
        </w:rPr>
      </w:pPr>
    </w:p>
    <w:p w:rsidR="00B959BC" w:rsidRDefault="00B959BC">
      <w:pPr>
        <w:spacing w:line="360" w:lineRule="auto"/>
      </w:pPr>
    </w:p>
    <w:tbl>
      <w:tblPr>
        <w:tblW w:w="9921" w:type="dxa"/>
        <w:tblCellMar>
          <w:top w:w="55" w:type="dxa"/>
          <w:left w:w="55" w:type="dxa"/>
          <w:bottom w:w="55" w:type="dxa"/>
          <w:right w:w="55" w:type="dxa"/>
        </w:tblCellMar>
        <w:tblLook w:val="04A0" w:firstRow="1" w:lastRow="0" w:firstColumn="1" w:lastColumn="0" w:noHBand="0" w:noVBand="1"/>
        <w:tblPrChange w:id="446" w:author="Lucas Abdalla Menezes" w:date="2020-03-08T15:57:00Z">
          <w:tblPr>
            <w:tblW w:w="9921" w:type="dxa"/>
            <w:tblCellMar>
              <w:top w:w="55" w:type="dxa"/>
              <w:left w:w="55" w:type="dxa"/>
              <w:bottom w:w="55" w:type="dxa"/>
              <w:right w:w="55" w:type="dxa"/>
            </w:tblCellMar>
            <w:tblLook w:val="04A0" w:firstRow="1" w:lastRow="0" w:firstColumn="1" w:lastColumn="0" w:noHBand="0" w:noVBand="1"/>
          </w:tblPr>
        </w:tblPrChange>
      </w:tblPr>
      <w:tblGrid>
        <w:gridCol w:w="8502"/>
        <w:gridCol w:w="1419"/>
        <w:tblGridChange w:id="447">
          <w:tblGrid>
            <w:gridCol w:w="8221"/>
            <w:gridCol w:w="1700"/>
          </w:tblGrid>
        </w:tblGridChange>
      </w:tblGrid>
      <w:tr w:rsidR="00B959BC" w:rsidTr="00401E3F">
        <w:trPr>
          <w:trHeight w:val="569"/>
          <w:trPrChange w:id="448" w:author="Lucas Abdalla Menezes" w:date="2020-03-08T15:57:00Z">
            <w:trPr>
              <w:trHeight w:val="900"/>
            </w:trPr>
          </w:trPrChange>
        </w:trPr>
        <w:tc>
          <w:tcPr>
            <w:tcW w:w="8502" w:type="dxa"/>
            <w:tcBorders>
              <w:top w:val="single" w:sz="2" w:space="0" w:color="000000"/>
              <w:left w:val="single" w:sz="2" w:space="0" w:color="000000"/>
              <w:bottom w:val="single" w:sz="2" w:space="0" w:color="000000"/>
            </w:tcBorders>
            <w:tcPrChange w:id="449" w:author="Lucas Abdalla Menezes" w:date="2020-03-08T15:57:00Z">
              <w:tcPr>
                <w:tcW w:w="8220" w:type="dxa"/>
                <w:tcBorders>
                  <w:top w:val="single" w:sz="2" w:space="0" w:color="000000"/>
                  <w:left w:val="single" w:sz="2" w:space="0" w:color="000000"/>
                  <w:bottom w:val="single" w:sz="2" w:space="0" w:color="000000"/>
                </w:tcBorders>
              </w:tcPr>
            </w:tcPrChange>
          </w:tcPr>
          <w:p w:rsidR="00B959BC" w:rsidRDefault="00822802" w:rsidP="009D359C">
            <w:pPr>
              <w:pStyle w:val="Contedodatabela"/>
              <w:jc w:val="center"/>
              <w:pPrChange w:id="450" w:author="Lucas Abdalla Menezes" w:date="2020-03-08T14:13:00Z">
                <w:pPr>
                  <w:pStyle w:val="Contedodatabela"/>
                </w:pPr>
              </w:pPrChange>
            </w:pPr>
            <m:oMathPara>
              <m:oMath>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r</m:t>
                        </m:r>
                      </m:sub>
                    </m:sSub>
                  </m:num>
                  <m:den>
                    <m:sSub>
                      <m:sSubPr>
                        <m:ctrlPr>
                          <w:rPr>
                            <w:rFonts w:ascii="Cambria Math" w:hAnsi="Cambria Math"/>
                          </w:rPr>
                        </m:ctrlPr>
                      </m:sSubPr>
                      <m:e>
                        <m:r>
                          <w:rPr>
                            <w:rFonts w:ascii="Cambria Math" w:hAnsi="Cambria Math"/>
                          </w:rPr>
                          <m:t>I</m:t>
                        </m:r>
                      </m:e>
                      <m:sub>
                        <m:r>
                          <w:rPr>
                            <w:rFonts w:ascii="Cambria Math" w:hAnsi="Cambria Math"/>
                          </w:rPr>
                          <m:t>P</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m:t>
                        </m:r>
                      </m:sub>
                    </m:sSub>
                  </m:num>
                  <m:den>
                    <m:sSub>
                      <m:sSubPr>
                        <m:ctrlPr>
                          <w:rPr>
                            <w:rFonts w:ascii="Cambria Math" w:hAnsi="Cambria Math"/>
                          </w:rPr>
                        </m:ctrlPr>
                      </m:sSubPr>
                      <m:e>
                        <m:r>
                          <w:rPr>
                            <w:rFonts w:ascii="Cambria Math" w:hAnsi="Cambria Math"/>
                          </w:rPr>
                          <m:t>V</m:t>
                        </m:r>
                      </m:e>
                      <m:sub>
                        <m:r>
                          <w:rPr>
                            <w:rFonts w:ascii="Cambria Math" w:hAnsi="Cambria Math"/>
                          </w:rPr>
                          <m:t>s</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m:t>
                        </m:r>
                      </m:sub>
                    </m:sSub>
                  </m:num>
                  <m:den>
                    <m:sSub>
                      <m:sSubPr>
                        <m:ctrlPr>
                          <w:rPr>
                            <w:rFonts w:ascii="Cambria Math" w:hAnsi="Cambria Math"/>
                          </w:rPr>
                        </m:ctrlPr>
                      </m:sSubPr>
                      <m:e>
                        <m:r>
                          <w:rPr>
                            <w:rFonts w:ascii="Cambria Math" w:hAnsi="Cambria Math"/>
                          </w:rPr>
                          <m:t>N</m:t>
                        </m:r>
                      </m:e>
                      <m:sub>
                        <m:r>
                          <w:rPr>
                            <w:rFonts w:ascii="Cambria Math" w:hAnsi="Cambria Math"/>
                          </w:rPr>
                          <m:t>s</m:t>
                        </m:r>
                      </m:sub>
                    </m:sSub>
                  </m:den>
                </m:f>
                <m:d>
                  <m:dPr>
                    <m:ctrlPr>
                      <w:del w:id="451" w:author="Lucas Abdalla Menezes" w:date="2020-03-08T14:11:00Z">
                        <w:rPr>
                          <w:rFonts w:ascii="Cambria Math" w:hAnsi="Cambria Math"/>
                        </w:rPr>
                      </w:del>
                    </m:ctrlPr>
                  </m:dPr>
                  <m:e>
                    <w:del w:id="452" w:author="Lucas Abdalla Menezes" w:date="2020-03-08T14:11:00Z">
                      <m:r>
                        <w:rPr>
                          <w:rFonts w:ascii="Cambria Math" w:hAnsi="Cambria Math"/>
                        </w:rPr>
                        <m:t>1</m:t>
                      </m:r>
                    </w:del>
                  </m:e>
                </m:d>
              </m:oMath>
            </m:oMathPara>
          </w:p>
        </w:tc>
        <w:tc>
          <w:tcPr>
            <w:tcW w:w="1419" w:type="dxa"/>
            <w:tcBorders>
              <w:top w:val="single" w:sz="2" w:space="0" w:color="000000"/>
              <w:left w:val="single" w:sz="2" w:space="0" w:color="000000"/>
              <w:bottom w:val="single" w:sz="2" w:space="0" w:color="000000"/>
              <w:right w:val="single" w:sz="2" w:space="0" w:color="000000"/>
            </w:tcBorders>
            <w:tcPrChange w:id="453" w:author="Lucas Abdalla Menezes" w:date="2020-03-08T15:57:00Z">
              <w:tcPr>
                <w:tcW w:w="1700" w:type="dxa"/>
                <w:tcBorders>
                  <w:top w:val="single" w:sz="2" w:space="0" w:color="000000"/>
                  <w:left w:val="single" w:sz="2" w:space="0" w:color="000000"/>
                  <w:bottom w:val="single" w:sz="2" w:space="0" w:color="000000"/>
                  <w:right w:val="single" w:sz="2" w:space="0" w:color="000000"/>
                </w:tcBorders>
              </w:tcPr>
            </w:tcPrChange>
          </w:tcPr>
          <w:p w:rsidR="00401E3F" w:rsidRDefault="00401E3F" w:rsidP="009D359C">
            <w:pPr>
              <w:pStyle w:val="Contedodatabela"/>
              <w:jc w:val="center"/>
              <w:rPr>
                <w:ins w:id="454" w:author="Lucas Abdalla Menezes" w:date="2020-03-08T15:57:00Z"/>
              </w:rPr>
              <w:pPrChange w:id="455" w:author="Lucas Abdalla Menezes" w:date="2020-03-08T14:13:00Z">
                <w:pPr>
                  <w:pStyle w:val="Contedodatabela"/>
                </w:pPr>
              </w:pPrChange>
            </w:pPr>
          </w:p>
          <w:p w:rsidR="00B959BC" w:rsidRPr="009D359C" w:rsidRDefault="009D359C" w:rsidP="00401E3F">
            <w:pPr>
              <w:pStyle w:val="Contedodatabela"/>
              <w:rPr>
                <w:ins w:id="456" w:author="Lucas Abdalla Menezes" w:date="2020-03-08T14:13:00Z"/>
                <w:rPrChange w:id="457" w:author="Lucas Abdalla Menezes" w:date="2020-03-08T14:13:00Z">
                  <w:rPr>
                    <w:ins w:id="458" w:author="Lucas Abdalla Menezes" w:date="2020-03-08T14:13:00Z"/>
                    <w:rFonts w:ascii="Cambria Math" w:hAnsi="Cambria Math"/>
                    <w:i/>
                  </w:rPr>
                </w:rPrChange>
              </w:rPr>
              <w:pPrChange w:id="459" w:author="Lucas Abdalla Menezes" w:date="2020-03-08T15:57:00Z">
                <w:pPr>
                  <w:pStyle w:val="Contedodatabela"/>
                </w:pPr>
              </w:pPrChange>
            </w:pPr>
            <m:oMathPara>
              <m:oMath>
                <m:d>
                  <m:dPr>
                    <m:ctrlPr>
                      <w:ins w:id="460" w:author="Lucas Abdalla Menezes" w:date="2020-03-08T14:13:00Z">
                        <w:rPr>
                          <w:rFonts w:ascii="Cambria Math" w:hAnsi="Cambria Math"/>
                          <w:i/>
                        </w:rPr>
                      </w:ins>
                    </m:ctrlPr>
                  </m:dPr>
                  <m:e>
                    <w:ins w:id="461" w:author="Lucas Abdalla Menezes" w:date="2020-03-08T14:13:00Z">
                      <m:r>
                        <w:rPr>
                          <w:rFonts w:ascii="Cambria Math" w:hAnsi="Cambria Math"/>
                        </w:rPr>
                        <m:t>1</m:t>
                      </m:r>
                    </w:ins>
                  </m:e>
                </m:d>
              </m:oMath>
            </m:oMathPara>
          </w:p>
          <w:p w:rsidR="009D359C" w:rsidRPr="009D359C" w:rsidRDefault="009D359C" w:rsidP="009D359C">
            <w:pPr>
              <w:pStyle w:val="Contedodatabela"/>
              <w:jc w:val="center"/>
              <w:rPr>
                <w:rPrChange w:id="462" w:author="Lucas Abdalla Menezes" w:date="2020-03-08T14:13:00Z">
                  <w:rPr/>
                </w:rPrChange>
              </w:rPr>
              <w:pPrChange w:id="463" w:author="Lucas Abdalla Menezes" w:date="2020-03-08T14:13:00Z">
                <w:pPr>
                  <w:pStyle w:val="Contedodatabela"/>
                </w:pPr>
              </w:pPrChange>
            </w:pPr>
          </w:p>
        </w:tc>
      </w:tr>
    </w:tbl>
    <w:p w:rsidR="00B959BC" w:rsidRDefault="00B959BC">
      <w:pPr>
        <w:spacing w:line="360" w:lineRule="auto"/>
        <w:rPr>
          <w:sz w:val="22"/>
          <w:szCs w:val="22"/>
        </w:rPr>
      </w:pPr>
    </w:p>
    <w:p w:rsidR="00B959BC" w:rsidRDefault="00822802">
      <w:pPr>
        <w:spacing w:line="360" w:lineRule="auto"/>
        <w:rPr>
          <w:sz w:val="22"/>
          <w:szCs w:val="22"/>
        </w:rPr>
      </w:pPr>
      <w:r>
        <w:rPr>
          <w:sz w:val="22"/>
          <w:szCs w:val="22"/>
        </w:rPr>
        <w:t>Onde,</w:t>
      </w:r>
    </w:p>
    <w:p w:rsidR="00B959BC" w:rsidRDefault="00822802">
      <w:pPr>
        <w:spacing w:line="360" w:lineRule="auto"/>
        <w:rPr>
          <w:sz w:val="22"/>
          <w:szCs w:val="22"/>
        </w:rPr>
      </w:pPr>
      <w:r>
        <w:rPr>
          <w:sz w:val="22"/>
          <w:szCs w:val="22"/>
        </w:rPr>
        <w:t>- I</w:t>
      </w:r>
      <w:r>
        <w:rPr>
          <w:sz w:val="22"/>
          <w:szCs w:val="22"/>
          <w:vertAlign w:val="subscript"/>
        </w:rPr>
        <w:t>r</w:t>
      </w:r>
      <w:r>
        <w:rPr>
          <w:sz w:val="22"/>
          <w:szCs w:val="22"/>
        </w:rPr>
        <w:t xml:space="preserve"> é a corrente produzida no enrolamento secundário;</w:t>
      </w:r>
    </w:p>
    <w:p w:rsidR="00B959BC" w:rsidRDefault="00822802">
      <w:pPr>
        <w:spacing w:line="360" w:lineRule="auto"/>
        <w:rPr>
          <w:sz w:val="22"/>
          <w:szCs w:val="22"/>
        </w:rPr>
      </w:pPr>
      <w:r>
        <w:rPr>
          <w:sz w:val="22"/>
          <w:szCs w:val="22"/>
        </w:rPr>
        <w:t xml:space="preserve">- </w:t>
      </w:r>
      <w:proofErr w:type="spellStart"/>
      <w:r>
        <w:rPr>
          <w:sz w:val="22"/>
          <w:szCs w:val="22"/>
        </w:rPr>
        <w:t>I</w:t>
      </w:r>
      <w:r>
        <w:rPr>
          <w:sz w:val="22"/>
          <w:szCs w:val="22"/>
          <w:vertAlign w:val="subscript"/>
        </w:rPr>
        <w:t>p</w:t>
      </w:r>
      <w:proofErr w:type="spellEnd"/>
      <w:r>
        <w:rPr>
          <w:sz w:val="22"/>
          <w:szCs w:val="22"/>
        </w:rPr>
        <w:t xml:space="preserve"> é a corrente correspondente ao número de condutores que atravessam o núcleo magnético do TC;</w:t>
      </w:r>
    </w:p>
    <w:p w:rsidR="00B959BC" w:rsidRDefault="00822802">
      <w:pPr>
        <w:spacing w:line="360" w:lineRule="auto"/>
        <w:rPr>
          <w:sz w:val="22"/>
          <w:szCs w:val="22"/>
        </w:rPr>
      </w:pPr>
      <w:r>
        <w:rPr>
          <w:sz w:val="22"/>
          <w:szCs w:val="22"/>
        </w:rPr>
        <w:t>-V</w:t>
      </w:r>
      <w:r>
        <w:rPr>
          <w:sz w:val="22"/>
          <w:szCs w:val="22"/>
          <w:vertAlign w:val="subscript"/>
        </w:rPr>
        <w:t>P</w:t>
      </w:r>
      <w:r>
        <w:rPr>
          <w:sz w:val="22"/>
          <w:szCs w:val="22"/>
        </w:rPr>
        <w:t xml:space="preserve"> é a tensão no terminal primário;</w:t>
      </w:r>
    </w:p>
    <w:p w:rsidR="00B959BC" w:rsidRDefault="00822802">
      <w:pPr>
        <w:spacing w:line="360" w:lineRule="auto"/>
        <w:rPr>
          <w:sz w:val="22"/>
          <w:szCs w:val="22"/>
        </w:rPr>
      </w:pPr>
      <w:r>
        <w:rPr>
          <w:sz w:val="22"/>
          <w:szCs w:val="22"/>
        </w:rPr>
        <w:lastRenderedPageBreak/>
        <w:t>-V</w:t>
      </w:r>
      <w:r>
        <w:rPr>
          <w:sz w:val="22"/>
          <w:szCs w:val="22"/>
          <w:vertAlign w:val="subscript"/>
        </w:rPr>
        <w:t xml:space="preserve">S </w:t>
      </w:r>
      <w:r>
        <w:rPr>
          <w:sz w:val="22"/>
          <w:szCs w:val="22"/>
        </w:rPr>
        <w:t xml:space="preserve">é a tensão produzida na Resistência </w:t>
      </w:r>
      <w:proofErr w:type="spellStart"/>
      <w:r>
        <w:rPr>
          <w:sz w:val="22"/>
          <w:szCs w:val="22"/>
        </w:rPr>
        <w:t>Burden</w:t>
      </w:r>
      <w:proofErr w:type="spellEnd"/>
      <w:r>
        <w:rPr>
          <w:sz w:val="22"/>
          <w:szCs w:val="22"/>
        </w:rPr>
        <w:t>;</w:t>
      </w:r>
    </w:p>
    <w:p w:rsidR="00B959BC" w:rsidDel="00401E3F" w:rsidRDefault="00822802">
      <w:pPr>
        <w:spacing w:line="360" w:lineRule="auto"/>
        <w:rPr>
          <w:del w:id="464" w:author="Lucas Abdalla Menezes" w:date="2020-03-08T15:57:00Z"/>
          <w:sz w:val="22"/>
          <w:szCs w:val="22"/>
        </w:rPr>
      </w:pPr>
      <w:r>
        <w:rPr>
          <w:sz w:val="22"/>
          <w:szCs w:val="22"/>
        </w:rPr>
        <w:t>-N</w:t>
      </w:r>
      <w:r>
        <w:rPr>
          <w:sz w:val="22"/>
          <w:szCs w:val="22"/>
          <w:vertAlign w:val="subscript"/>
        </w:rPr>
        <w:t xml:space="preserve">P </w:t>
      </w:r>
      <w:r>
        <w:rPr>
          <w:sz w:val="22"/>
          <w:szCs w:val="22"/>
        </w:rPr>
        <w:t>/</w:t>
      </w:r>
      <w:proofErr w:type="spellStart"/>
      <w:proofErr w:type="gramStart"/>
      <w:r>
        <w:rPr>
          <w:sz w:val="22"/>
          <w:szCs w:val="22"/>
        </w:rPr>
        <w:t>N</w:t>
      </w:r>
      <w:r>
        <w:rPr>
          <w:sz w:val="22"/>
          <w:szCs w:val="22"/>
          <w:vertAlign w:val="subscript"/>
        </w:rPr>
        <w:t>s</w:t>
      </w:r>
      <w:proofErr w:type="spellEnd"/>
      <w:r>
        <w:rPr>
          <w:sz w:val="22"/>
          <w:szCs w:val="22"/>
          <w:vertAlign w:val="subscript"/>
        </w:rPr>
        <w:t xml:space="preserve"> </w:t>
      </w:r>
      <w:r>
        <w:rPr>
          <w:sz w:val="22"/>
          <w:szCs w:val="22"/>
        </w:rPr>
        <w:t>,</w:t>
      </w:r>
      <w:proofErr w:type="gramEnd"/>
      <w:r>
        <w:rPr>
          <w:sz w:val="22"/>
          <w:szCs w:val="22"/>
        </w:rPr>
        <w:t xml:space="preserve"> representa a relação de transformação;</w:t>
      </w:r>
    </w:p>
    <w:p w:rsidR="00B959BC" w:rsidDel="00401E3F" w:rsidRDefault="00B959BC">
      <w:pPr>
        <w:spacing w:line="360" w:lineRule="auto"/>
        <w:rPr>
          <w:del w:id="465" w:author="Lucas Abdalla Menezes" w:date="2020-03-08T15:57:00Z"/>
          <w:sz w:val="22"/>
          <w:szCs w:val="22"/>
        </w:rPr>
      </w:pPr>
    </w:p>
    <w:p w:rsidR="00B959BC" w:rsidDel="00401E3F" w:rsidRDefault="00B959BC">
      <w:pPr>
        <w:spacing w:line="360" w:lineRule="auto"/>
        <w:rPr>
          <w:del w:id="466" w:author="Lucas Abdalla Menezes" w:date="2020-03-08T15:57:00Z"/>
          <w:sz w:val="22"/>
          <w:szCs w:val="22"/>
        </w:rPr>
      </w:pPr>
    </w:p>
    <w:p w:rsidR="00B959BC" w:rsidDel="00401E3F" w:rsidRDefault="00B959BC">
      <w:pPr>
        <w:spacing w:line="360" w:lineRule="auto"/>
        <w:rPr>
          <w:del w:id="467" w:author="Lucas Abdalla Menezes" w:date="2020-03-08T15:57:00Z"/>
          <w:sz w:val="22"/>
          <w:szCs w:val="22"/>
        </w:rPr>
      </w:pPr>
    </w:p>
    <w:p w:rsidR="00B959BC" w:rsidDel="00401E3F" w:rsidRDefault="00B959BC">
      <w:pPr>
        <w:spacing w:line="360" w:lineRule="auto"/>
        <w:rPr>
          <w:del w:id="468" w:author="Lucas Abdalla Menezes" w:date="2020-03-08T15:57:00Z"/>
          <w:sz w:val="22"/>
          <w:szCs w:val="22"/>
        </w:rPr>
      </w:pPr>
    </w:p>
    <w:p w:rsidR="00B959BC" w:rsidDel="00401E3F" w:rsidRDefault="00B959BC">
      <w:pPr>
        <w:spacing w:line="360" w:lineRule="auto"/>
        <w:rPr>
          <w:del w:id="469" w:author="Lucas Abdalla Menezes" w:date="2020-03-08T15:57:00Z"/>
          <w:sz w:val="22"/>
          <w:szCs w:val="22"/>
        </w:rPr>
      </w:pPr>
    </w:p>
    <w:p w:rsidR="00B959BC" w:rsidRDefault="00B959BC">
      <w:pPr>
        <w:spacing w:line="360" w:lineRule="auto"/>
        <w:rPr>
          <w:sz w:val="22"/>
          <w:szCs w:val="22"/>
        </w:rPr>
      </w:pPr>
    </w:p>
    <w:p w:rsidR="00B959BC" w:rsidDel="00401E3F" w:rsidRDefault="00B959BC">
      <w:pPr>
        <w:spacing w:line="360" w:lineRule="auto"/>
        <w:rPr>
          <w:del w:id="470" w:author="Lucas Abdalla Menezes" w:date="2020-03-08T15:57:00Z"/>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822802">
      <w:pPr>
        <w:spacing w:line="360" w:lineRule="auto"/>
        <w:rPr>
          <w:sz w:val="22"/>
          <w:szCs w:val="22"/>
        </w:rPr>
      </w:pPr>
      <w:r>
        <w:rPr>
          <w:sz w:val="22"/>
          <w:szCs w:val="22"/>
        </w:rPr>
        <w:t xml:space="preserve">A tensão de saída fornecida pela TC, que é proporcional à corrente que o atravessa, é entregue por meio de um conector Jack 3,5 mm, que é muito comum no campo de áudio [6]. Onde a tensão de saída é dada pela diferença de potencial entregue pelos contatos, “L” e “K” do conector, representada pela </w:t>
      </w:r>
      <w:r>
        <w:rPr>
          <w:sz w:val="22"/>
          <w:szCs w:val="22"/>
        </w:rPr>
        <w:fldChar w:fldCharType="begin"/>
      </w:r>
      <w:r>
        <w:rPr>
          <w:sz w:val="22"/>
          <w:szCs w:val="22"/>
        </w:rPr>
        <w:instrText>REF Ref_Figura1_label_and_number \h</w:instrText>
      </w:r>
      <w:r>
        <w:rPr>
          <w:sz w:val="22"/>
          <w:szCs w:val="22"/>
        </w:rPr>
      </w:r>
      <w:r>
        <w:rPr>
          <w:sz w:val="22"/>
          <w:szCs w:val="22"/>
        </w:rPr>
        <w:fldChar w:fldCharType="separate"/>
      </w:r>
      <w:r>
        <w:rPr>
          <w:sz w:val="22"/>
          <w:szCs w:val="22"/>
        </w:rPr>
        <w:t>Figura 3</w:t>
      </w:r>
      <w:r>
        <w:rPr>
          <w:sz w:val="22"/>
          <w:szCs w:val="22"/>
        </w:rPr>
        <w:fldChar w:fldCharType="end"/>
      </w:r>
      <w:r>
        <w:rPr>
          <w:sz w:val="22"/>
          <w:szCs w:val="22"/>
        </w:rPr>
        <w:t>.</w:t>
      </w:r>
    </w:p>
    <w:p w:rsidR="00B959BC" w:rsidRDefault="00822802">
      <w:pPr>
        <w:spacing w:line="360" w:lineRule="auto"/>
        <w:rPr>
          <w:sz w:val="22"/>
          <w:szCs w:val="22"/>
        </w:rPr>
      </w:pPr>
      <w:r>
        <w:rPr>
          <w:noProof/>
          <w:sz w:val="22"/>
          <w:szCs w:val="22"/>
          <w:lang w:eastAsia="pt-BR"/>
        </w:rPr>
        <mc:AlternateContent>
          <mc:Choice Requires="wps">
            <w:drawing>
              <wp:anchor distT="0" distB="0" distL="0" distR="0" simplePos="0" relativeHeight="9" behindDoc="0" locked="0" layoutInCell="1" allowOverlap="1">
                <wp:simplePos x="0" y="0"/>
                <wp:positionH relativeFrom="column">
                  <wp:posOffset>1371600</wp:posOffset>
                </wp:positionH>
                <wp:positionV relativeFrom="paragraph">
                  <wp:posOffset>90170</wp:posOffset>
                </wp:positionV>
                <wp:extent cx="3254375" cy="1530350"/>
                <wp:effectExtent l="0" t="0" r="0" b="0"/>
                <wp:wrapSquare wrapText="largest"/>
                <wp:docPr id="12" name="Quadro6"/>
                <wp:cNvGraphicFramePr/>
                <a:graphic xmlns:a="http://schemas.openxmlformats.org/drawingml/2006/main">
                  <a:graphicData uri="http://schemas.microsoft.com/office/word/2010/wordprocessingShape">
                    <wps:wsp>
                      <wps:cNvSpPr/>
                      <wps:spPr>
                        <a:xfrm>
                          <a:off x="0" y="0"/>
                          <a:ext cx="3253680" cy="1529640"/>
                        </a:xfrm>
                        <a:prstGeom prst="rect">
                          <a:avLst/>
                        </a:prstGeom>
                        <a:noFill/>
                        <a:ln>
                          <a:noFill/>
                        </a:ln>
                      </wps:spPr>
                      <wps:style>
                        <a:lnRef idx="0">
                          <a:scrgbClr r="0" g="0" b="0"/>
                        </a:lnRef>
                        <a:fillRef idx="0">
                          <a:scrgbClr r="0" g="0" b="0"/>
                        </a:fillRef>
                        <a:effectRef idx="0">
                          <a:scrgbClr r="0" g="0" b="0"/>
                        </a:effectRef>
                        <a:fontRef idx="minor"/>
                      </wps:style>
                      <wps:txbx>
                        <w:txbxContent>
                          <w:p w:rsidR="0025640B" w:rsidRDefault="0025640B">
                            <w:pPr>
                              <w:pStyle w:val="Figura"/>
                              <w:jc w:val="center"/>
                            </w:pPr>
                            <w:r>
                              <w:rPr>
                                <w:noProof/>
                                <w:lang w:eastAsia="pt-BR"/>
                              </w:rPr>
                              <w:drawing>
                                <wp:inline distT="0" distB="0" distL="0" distR="0">
                                  <wp:extent cx="3253740" cy="1245235"/>
                                  <wp:effectExtent l="0" t="0" r="0"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3"/>
                                          <pic:cNvPicPr>
                                            <a:picLocks noChangeAspect="1" noChangeArrowheads="1"/>
                                          </pic:cNvPicPr>
                                        </pic:nvPicPr>
                                        <pic:blipFill>
                                          <a:blip r:embed="rId11"/>
                                          <a:stretch>
                                            <a:fillRect/>
                                          </a:stretch>
                                        </pic:blipFill>
                                        <pic:spPr bwMode="auto">
                                          <a:xfrm>
                                            <a:off x="0" y="0"/>
                                            <a:ext cx="3253740" cy="1245235"/>
                                          </a:xfrm>
                                          <a:prstGeom prst="rect">
                                            <a:avLst/>
                                          </a:prstGeom>
                                        </pic:spPr>
                                      </pic:pic>
                                    </a:graphicData>
                                  </a:graphic>
                                </wp:inline>
                              </w:drawing>
                            </w:r>
                            <w:r>
                              <w:rPr>
                                <w:vanish/>
                                <w:rPrChange w:id="471" w:author="Lucas Abdalla" w:date="2020-03-07T15:33:00Z">
                                  <w:rPr/>
                                </w:rPrChange>
                              </w:rPr>
                              <w:br/>
                            </w:r>
                            <w:bookmarkStart w:id="472" w:name="Ref_Figura1_label_and_number"/>
                            <w:r>
                              <w:t xml:space="preserve">Figura </w:t>
                            </w:r>
                            <w:r>
                              <w:fldChar w:fldCharType="begin"/>
                            </w:r>
                            <w:r>
                              <w:instrText>SEQ Figura \* ARABIC</w:instrText>
                            </w:r>
                            <w:r>
                              <w:fldChar w:fldCharType="separate"/>
                            </w:r>
                            <w:ins w:id="473" w:author="Lucas Abdalla Menezes" w:date="2020-03-08T19:46:00Z">
                              <w:r w:rsidR="00F41BF3">
                                <w:rPr>
                                  <w:noProof/>
                                </w:rPr>
                                <w:t>3</w:t>
                              </w:r>
                            </w:ins>
                            <w:del w:id="474" w:author="Lucas Abdalla Menezes" w:date="2020-03-08T13:42:00Z">
                              <w:r w:rsidDel="008D6EB2">
                                <w:rPr>
                                  <w:noProof/>
                                </w:rPr>
                                <w:delText>3</w:delText>
                              </w:r>
                            </w:del>
                            <w:r>
                              <w:fldChar w:fldCharType="end"/>
                            </w:r>
                            <w:bookmarkEnd w:id="472"/>
                            <w:r>
                              <w:t>: Conector Jack 3,5 mm</w:t>
                            </w:r>
                          </w:p>
                        </w:txbxContent>
                      </wps:txbx>
                      <wps:bodyPr lIns="0" tIns="0" rIns="0" bIns="0">
                        <a:noAutofit/>
                      </wps:bodyPr>
                    </wps:wsp>
                  </a:graphicData>
                </a:graphic>
              </wp:anchor>
            </w:drawing>
          </mc:Choice>
          <mc:Fallback>
            <w:pict>
              <v:rect id="Quadro6" o:spid="_x0000_s1032" style="position:absolute;margin-left:108pt;margin-top:7.1pt;width:256.25pt;height:120.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" filled="f" stroked="f">
                <v:textbox inset="0,0,0,0">
                  <w:txbxContent>
                    <w:p w:rsidR="0025640B" w:rsidRDefault="0025640B">
                      <w:pPr>
                        <w:pStyle w:val="Figura"/>
                        <w:jc w:val="center"/>
                      </w:pPr>
                      <w:r>
                        <w:rPr>
                          <w:noProof/>
                          <w:lang w:eastAsia="pt-BR"/>
                        </w:rPr>
                        <w:drawing>
                          <wp:inline distT="0" distB="0" distL="0" distR="0">
                            <wp:extent cx="3253740" cy="1245235"/>
                            <wp:effectExtent l="0" t="0" r="0"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3"/>
                                    <pic:cNvPicPr>
                                      <a:picLocks noChangeAspect="1" noChangeArrowheads="1"/>
                                    </pic:cNvPicPr>
                                  </pic:nvPicPr>
                                  <pic:blipFill>
                                    <a:blip r:embed="rId11"/>
                                    <a:stretch>
                                      <a:fillRect/>
                                    </a:stretch>
                                  </pic:blipFill>
                                  <pic:spPr bwMode="auto">
                                    <a:xfrm>
                                      <a:off x="0" y="0"/>
                                      <a:ext cx="3253740" cy="1245235"/>
                                    </a:xfrm>
                                    <a:prstGeom prst="rect">
                                      <a:avLst/>
                                    </a:prstGeom>
                                  </pic:spPr>
                                </pic:pic>
                              </a:graphicData>
                            </a:graphic>
                          </wp:inline>
                        </w:drawing>
                      </w:r>
                      <w:r>
                        <w:rPr>
                          <w:vanish/>
                          <w:rPrChange w:id="475" w:author="Lucas Abdalla" w:date="2020-03-07T15:33:00Z">
                            <w:rPr/>
                          </w:rPrChange>
                        </w:rPr>
                        <w:br/>
                      </w:r>
                      <w:bookmarkStart w:id="476" w:name="Ref_Figura1_label_and_number"/>
                      <w:r>
                        <w:t xml:space="preserve">Figura </w:t>
                      </w:r>
                      <w:r>
                        <w:fldChar w:fldCharType="begin"/>
                      </w:r>
                      <w:r>
                        <w:instrText>SEQ Figura \* ARABIC</w:instrText>
                      </w:r>
                      <w:r>
                        <w:fldChar w:fldCharType="separate"/>
                      </w:r>
                      <w:ins w:id="477" w:author="Lucas Abdalla Menezes" w:date="2020-03-08T19:46:00Z">
                        <w:r w:rsidR="00F41BF3">
                          <w:rPr>
                            <w:noProof/>
                          </w:rPr>
                          <w:t>3</w:t>
                        </w:r>
                      </w:ins>
                      <w:del w:id="478" w:author="Lucas Abdalla Menezes" w:date="2020-03-08T13:42:00Z">
                        <w:r w:rsidDel="008D6EB2">
                          <w:rPr>
                            <w:noProof/>
                          </w:rPr>
                          <w:delText>3</w:delText>
                        </w:r>
                      </w:del>
                      <w:r>
                        <w:fldChar w:fldCharType="end"/>
                      </w:r>
                      <w:bookmarkEnd w:id="476"/>
                      <w:r>
                        <w:t>: Conector Jack 3,5 mm</w:t>
                      </w:r>
                    </w:p>
                  </w:txbxContent>
                </v:textbox>
                <w10:wrap type="square" side="largest"/>
              </v:rect>
            </w:pict>
          </mc:Fallback>
        </mc:AlternateContent>
      </w: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b/>
          <w:bCs/>
          <w:sz w:val="22"/>
          <w:szCs w:val="22"/>
        </w:rPr>
      </w:pPr>
    </w:p>
    <w:p w:rsidR="00B959BC" w:rsidRDefault="00B959BC">
      <w:pPr>
        <w:spacing w:line="360" w:lineRule="auto"/>
        <w:rPr>
          <w:b/>
          <w:bCs/>
          <w:sz w:val="22"/>
          <w:szCs w:val="22"/>
        </w:rPr>
      </w:pPr>
    </w:p>
    <w:p w:rsidR="00B959BC" w:rsidRDefault="00822802">
      <w:pPr>
        <w:spacing w:line="360" w:lineRule="auto"/>
      </w:pPr>
      <w:r>
        <w:rPr>
          <w:b/>
          <w:bCs/>
          <w:sz w:val="22"/>
          <w:szCs w:val="22"/>
        </w:rPr>
        <w:t>Circuito de condicionamento do sinal do sensor – deslocamento de nível CC (Corrente Contínua)</w:t>
      </w:r>
    </w:p>
    <w:p w:rsidR="00B959BC" w:rsidRDefault="00822802">
      <w:pPr>
        <w:spacing w:line="360" w:lineRule="auto"/>
      </w:pPr>
      <w:r>
        <w:rPr>
          <w:sz w:val="22"/>
          <w:szCs w:val="22"/>
        </w:rPr>
        <w:t>4.1.1 Elaboração e montagem do circuito de deslocamento de nível CC.</w:t>
      </w:r>
    </w:p>
    <w:p w:rsidR="00401E3F" w:rsidRPr="00185620" w:rsidRDefault="00822802">
      <w:pPr>
        <w:spacing w:line="360" w:lineRule="auto"/>
        <w:rPr>
          <w:sz w:val="22"/>
          <w:szCs w:val="22"/>
          <w:rPrChange w:id="479" w:author="Lucas Abdalla Menezes" w:date="2020-03-08T19:47:00Z">
            <w:rPr/>
          </w:rPrChange>
        </w:rPr>
      </w:pPr>
      <w:r>
        <w:rPr>
          <w:sz w:val="22"/>
          <w:szCs w:val="22"/>
        </w:rPr>
        <w:tab/>
        <w:t xml:space="preserve">Uma vez que a maioria dos </w:t>
      </w:r>
      <w:proofErr w:type="spellStart"/>
      <w:r>
        <w:rPr>
          <w:sz w:val="22"/>
          <w:szCs w:val="22"/>
        </w:rPr>
        <w:t>microcontroladores</w:t>
      </w:r>
      <w:proofErr w:type="spellEnd"/>
      <w:r>
        <w:rPr>
          <w:sz w:val="22"/>
          <w:szCs w:val="22"/>
        </w:rPr>
        <w:t xml:space="preserve"> só suporta tensão CC na sua entrada, para a criação do circuito, é necessário saber qual a corrente máxima que o TC é capaz de suportar sem que a sua saturação magnética seja atingida, a fim de tornar o sinal de saída estritamente positivo. Com os dados nominais do TC, temos que para uma corrente máxima de 6A, esse produz uma tensão de 1V. Dessa forma, foi montado um circuito que gera, pelo menos, 1Volt de Offset do sinal de entrada, já que essa seria a tensão máxima que o TC consegue reproduzir.</w:t>
      </w:r>
    </w:p>
    <w:p w:rsidR="00B959BC" w:rsidDel="00185620" w:rsidRDefault="00822802">
      <w:pPr>
        <w:spacing w:line="360" w:lineRule="auto"/>
        <w:rPr>
          <w:del w:id="480" w:author="Lucas Abdalla Menezes" w:date="2020-03-08T15:57:00Z"/>
          <w:sz w:val="22"/>
          <w:szCs w:val="22"/>
        </w:rPr>
      </w:pPr>
      <w:r>
        <w:rPr>
          <w:sz w:val="22"/>
          <w:szCs w:val="22"/>
        </w:rPr>
        <w:t>Seguindo [7]</w:t>
      </w:r>
      <w:ins w:id="481" w:author="Lucas Abdalla Menezes" w:date="2020-03-08T15:57:00Z">
        <w:r w:rsidR="00ED179E">
          <w:rPr>
            <w:sz w:val="22"/>
            <w:szCs w:val="22"/>
          </w:rPr>
          <w:t>,</w:t>
        </w:r>
      </w:ins>
    </w:p>
    <w:p w:rsidR="00185620" w:rsidRDefault="00185620">
      <w:pPr>
        <w:spacing w:line="360" w:lineRule="auto"/>
        <w:rPr>
          <w:ins w:id="482" w:author="Lucas Abdalla Menezes" w:date="2020-03-08T19:47:00Z"/>
          <w:sz w:val="22"/>
          <w:szCs w:val="22"/>
        </w:rPr>
      </w:pPr>
    </w:p>
    <w:p w:rsidR="00B959BC" w:rsidDel="00185620" w:rsidRDefault="00822802">
      <w:pPr>
        <w:spacing w:line="360" w:lineRule="auto"/>
        <w:rPr>
          <w:del w:id="483" w:author="Lucas Abdalla Menezes" w:date="2020-03-08T19:48:00Z"/>
        </w:rPr>
      </w:pPr>
      <w:del w:id="484" w:author="Lucas Abdalla Menezes" w:date="2020-03-08T19:47:00Z">
        <w:r w:rsidDel="00185620">
          <w:rPr>
            <w:sz w:val="22"/>
            <w:szCs w:val="22"/>
          </w:rPr>
          <w:delText xml:space="preserve">foi possível chegar no esquema </w:delText>
        </w:r>
      </w:del>
      <w:del w:id="485" w:author="Lucas Abdalla Menezes" w:date="2020-03-07T22:58:00Z">
        <w:r w:rsidDel="00F13B5D">
          <w:rPr>
            <w:sz w:val="22"/>
            <w:szCs w:val="22"/>
          </w:rPr>
          <w:delText xml:space="preserve">da </w:delText>
        </w:r>
        <w:r w:rsidDel="00F13B5D">
          <w:rPr>
            <w:sz w:val="22"/>
            <w:szCs w:val="22"/>
          </w:rPr>
          <w:fldChar w:fldCharType="begin"/>
        </w:r>
        <w:r w:rsidDel="00F13B5D">
          <w:rPr>
            <w:sz w:val="22"/>
            <w:szCs w:val="22"/>
          </w:rPr>
          <w:delInstrText>REF Ref_Figura6_label_and_number \h</w:delInstrText>
        </w:r>
        <w:r w:rsidDel="00F13B5D">
          <w:rPr>
            <w:sz w:val="22"/>
            <w:szCs w:val="22"/>
          </w:rPr>
        </w:r>
        <w:r w:rsidDel="00F13B5D">
          <w:rPr>
            <w:sz w:val="22"/>
            <w:szCs w:val="22"/>
          </w:rPr>
          <w:fldChar w:fldCharType="separate"/>
        </w:r>
        <w:r w:rsidDel="00F13B5D">
          <w:rPr>
            <w:sz w:val="22"/>
            <w:szCs w:val="22"/>
          </w:rPr>
          <w:delText>Erro: Origem da referência não encontrada</w:delText>
        </w:r>
        <w:r w:rsidDel="00F13B5D">
          <w:rPr>
            <w:sz w:val="22"/>
            <w:szCs w:val="22"/>
          </w:rPr>
          <w:fldChar w:fldCharType="end"/>
        </w:r>
        <w:r w:rsidDel="00F13B5D">
          <w:rPr>
            <w:sz w:val="22"/>
            <w:szCs w:val="22"/>
          </w:rPr>
          <w:delText>.</w:delText>
        </w:r>
      </w:del>
      <w:del w:id="486" w:author="Lucas Abdalla Menezes" w:date="2020-03-08T15:57:00Z">
        <w:r w:rsidDel="00401E3F">
          <w:rPr>
            <w:sz w:val="22"/>
            <w:szCs w:val="22"/>
          </w:rPr>
          <w:delText xml:space="preserve"> </w:delText>
        </w:r>
      </w:del>
    </w:p>
    <w:p w:rsidR="00B959BC" w:rsidDel="00185620" w:rsidRDefault="00B959BC">
      <w:pPr>
        <w:spacing w:line="360" w:lineRule="auto"/>
        <w:rPr>
          <w:del w:id="487" w:author="Lucas Abdalla Menezes" w:date="2020-03-08T19:48:00Z"/>
          <w:sz w:val="22"/>
          <w:szCs w:val="22"/>
          <w:highlight w:val="yellow"/>
        </w:rPr>
      </w:pPr>
    </w:p>
    <w:p w:rsidR="00B959BC" w:rsidRDefault="00B959BC">
      <w:pPr>
        <w:spacing w:line="360" w:lineRule="auto"/>
        <w:rPr>
          <w:sz w:val="22"/>
          <w:szCs w:val="22"/>
          <w:highlight w:val="yellow"/>
        </w:rPr>
      </w:pPr>
    </w:p>
    <w:p w:rsidR="00B959BC" w:rsidRDefault="00B959BC">
      <w:pPr>
        <w:spacing w:line="360" w:lineRule="auto"/>
        <w:rPr>
          <w:sz w:val="22"/>
          <w:szCs w:val="22"/>
          <w:highlight w:val="yellow"/>
        </w:rPr>
      </w:pPr>
    </w:p>
    <w:p w:rsidR="00B959BC" w:rsidRPr="00185620" w:rsidDel="00185620" w:rsidRDefault="00B959BC">
      <w:pPr>
        <w:spacing w:line="360" w:lineRule="auto"/>
        <w:rPr>
          <w:del w:id="488" w:author="Lucas Abdalla Menezes" w:date="2020-03-08T19:47:00Z"/>
          <w:sz w:val="96"/>
          <w:szCs w:val="96"/>
          <w:highlight w:val="yellow"/>
          <w:rPrChange w:id="489" w:author="Lucas Abdalla Menezes" w:date="2020-03-08T19:47:00Z">
            <w:rPr>
              <w:del w:id="490" w:author="Lucas Abdalla Menezes" w:date="2020-03-08T19:47:00Z"/>
              <w:sz w:val="22"/>
              <w:szCs w:val="22"/>
              <w:highlight w:val="yellow"/>
            </w:rPr>
          </w:rPrChange>
        </w:rPr>
      </w:pPr>
    </w:p>
    <w:p w:rsidR="00B959BC" w:rsidRPr="00185620" w:rsidDel="00185620" w:rsidRDefault="00B959BC">
      <w:pPr>
        <w:spacing w:line="360" w:lineRule="auto"/>
        <w:rPr>
          <w:del w:id="491" w:author="Lucas Abdalla Menezes" w:date="2020-03-08T19:47:00Z"/>
          <w:sz w:val="96"/>
          <w:szCs w:val="96"/>
          <w:highlight w:val="yellow"/>
          <w:rPrChange w:id="492" w:author="Lucas Abdalla Menezes" w:date="2020-03-08T19:47:00Z">
            <w:rPr>
              <w:del w:id="493" w:author="Lucas Abdalla Menezes" w:date="2020-03-08T19:47:00Z"/>
              <w:sz w:val="22"/>
              <w:szCs w:val="22"/>
              <w:highlight w:val="yellow"/>
            </w:rPr>
          </w:rPrChange>
        </w:rPr>
      </w:pPr>
    </w:p>
    <w:p w:rsidR="00B959BC" w:rsidRPr="00185620" w:rsidDel="00185620" w:rsidRDefault="00B959BC">
      <w:pPr>
        <w:spacing w:line="360" w:lineRule="auto"/>
        <w:rPr>
          <w:del w:id="494" w:author="Lucas Abdalla Menezes" w:date="2020-03-08T19:47:00Z"/>
          <w:sz w:val="96"/>
          <w:szCs w:val="96"/>
          <w:highlight w:val="yellow"/>
          <w:rPrChange w:id="495" w:author="Lucas Abdalla Menezes" w:date="2020-03-08T19:47:00Z">
            <w:rPr>
              <w:del w:id="496" w:author="Lucas Abdalla Menezes" w:date="2020-03-08T19:47:00Z"/>
              <w:sz w:val="22"/>
              <w:szCs w:val="22"/>
              <w:highlight w:val="yellow"/>
            </w:rPr>
          </w:rPrChange>
        </w:rPr>
      </w:pPr>
    </w:p>
    <w:p w:rsidR="00B959BC" w:rsidRPr="00185620" w:rsidRDefault="00185620">
      <w:pPr>
        <w:spacing w:line="360" w:lineRule="auto"/>
        <w:rPr>
          <w:sz w:val="96"/>
          <w:szCs w:val="96"/>
          <w:rPrChange w:id="497" w:author="Lucas Abdalla Menezes" w:date="2020-03-08T19:47:00Z">
            <w:rPr>
              <w:sz w:val="22"/>
              <w:szCs w:val="22"/>
            </w:rPr>
          </w:rPrChange>
        </w:rPr>
      </w:pPr>
      <w:proofErr w:type="gramStart"/>
      <w:ins w:id="498" w:author="Lucas Abdalla Menezes" w:date="2020-03-08T19:47:00Z">
        <w:r>
          <w:rPr>
            <w:sz w:val="96"/>
            <w:szCs w:val="96"/>
          </w:rPr>
          <w:t>foto</w:t>
        </w:r>
        <w:proofErr w:type="gramEnd"/>
        <w:r>
          <w:rPr>
            <w:sz w:val="96"/>
            <w:szCs w:val="96"/>
          </w:rPr>
          <w:t xml:space="preserve"> do </w:t>
        </w:r>
        <w:proofErr w:type="spellStart"/>
        <w:r>
          <w:rPr>
            <w:sz w:val="96"/>
            <w:szCs w:val="96"/>
          </w:rPr>
          <w:t>ckt</w:t>
        </w:r>
        <w:proofErr w:type="spellEnd"/>
        <w:r>
          <w:rPr>
            <w:sz w:val="96"/>
            <w:szCs w:val="96"/>
          </w:rPr>
          <w:t xml:space="preserve"> de offset</w:t>
        </w:r>
      </w:ins>
    </w:p>
    <w:p w:rsidR="00B959BC" w:rsidDel="00185620" w:rsidRDefault="00B959BC">
      <w:pPr>
        <w:spacing w:line="360" w:lineRule="auto"/>
        <w:rPr>
          <w:del w:id="499" w:author="Lucas Abdalla Menezes" w:date="2020-03-08T19:48:00Z"/>
          <w:sz w:val="22"/>
          <w:szCs w:val="22"/>
        </w:rPr>
      </w:pPr>
    </w:p>
    <w:p w:rsidR="00B959BC" w:rsidDel="00185620" w:rsidRDefault="00B959BC">
      <w:pPr>
        <w:spacing w:line="360" w:lineRule="auto"/>
        <w:rPr>
          <w:del w:id="500" w:author="Lucas Abdalla Menezes" w:date="2020-03-08T19:48:00Z"/>
          <w:sz w:val="22"/>
          <w:szCs w:val="22"/>
        </w:rPr>
      </w:pPr>
    </w:p>
    <w:p w:rsidR="00B959BC" w:rsidDel="00185620" w:rsidRDefault="00B959BC">
      <w:pPr>
        <w:spacing w:line="360" w:lineRule="auto"/>
        <w:rPr>
          <w:del w:id="501" w:author="Lucas Abdalla Menezes" w:date="2020-03-08T19:48:00Z"/>
          <w:sz w:val="22"/>
          <w:szCs w:val="22"/>
        </w:rPr>
      </w:pPr>
    </w:p>
    <w:p w:rsidR="00B959BC" w:rsidDel="00185620" w:rsidRDefault="00B959BC">
      <w:pPr>
        <w:spacing w:line="360" w:lineRule="auto"/>
        <w:rPr>
          <w:del w:id="502" w:author="Lucas Abdalla Menezes" w:date="2020-03-08T19:48:00Z"/>
          <w:sz w:val="22"/>
          <w:szCs w:val="22"/>
        </w:rPr>
      </w:pPr>
    </w:p>
    <w:p w:rsidR="00B959BC" w:rsidDel="00185620" w:rsidRDefault="00B959BC">
      <w:pPr>
        <w:spacing w:line="360" w:lineRule="auto"/>
        <w:rPr>
          <w:del w:id="503" w:author="Lucas Abdalla Menezes" w:date="2020-03-08T19:48:00Z"/>
          <w:sz w:val="22"/>
          <w:szCs w:val="22"/>
        </w:rPr>
      </w:pPr>
    </w:p>
    <w:p w:rsidR="00B959BC" w:rsidDel="00185620" w:rsidRDefault="00822802">
      <w:pPr>
        <w:spacing w:line="360" w:lineRule="auto"/>
        <w:rPr>
          <w:del w:id="504" w:author="Lucas Abdalla Menezes" w:date="2020-03-08T19:48:00Z"/>
        </w:rPr>
      </w:pPr>
      <w:del w:id="505" w:author="Lucas Abdalla Menezes" w:date="2020-03-08T19:48:00Z">
        <w:r w:rsidDel="00185620">
          <w:rPr>
            <w:sz w:val="22"/>
            <w:szCs w:val="22"/>
          </w:rPr>
          <w:delText xml:space="preserve"> </w:delText>
        </w:r>
      </w:del>
    </w:p>
    <w:p w:rsidR="00B959BC" w:rsidDel="00185620" w:rsidRDefault="00B959BC">
      <w:pPr>
        <w:spacing w:line="360" w:lineRule="auto"/>
        <w:rPr>
          <w:del w:id="506" w:author="Lucas Abdalla Menezes" w:date="2020-03-08T19:48:00Z"/>
          <w:sz w:val="22"/>
          <w:szCs w:val="22"/>
        </w:rPr>
      </w:pPr>
    </w:p>
    <w:p w:rsidR="00B959BC" w:rsidRDefault="00B959BC">
      <w:pPr>
        <w:spacing w:line="360" w:lineRule="auto"/>
        <w:rPr>
          <w:sz w:val="22"/>
          <w:szCs w:val="22"/>
        </w:rPr>
      </w:pPr>
    </w:p>
    <w:p w:rsidR="00B959BC" w:rsidDel="00185620" w:rsidRDefault="00B959BC">
      <w:pPr>
        <w:spacing w:line="360" w:lineRule="auto"/>
        <w:rPr>
          <w:del w:id="507" w:author="Lucas Abdalla Menezes" w:date="2020-03-08T19:48:00Z"/>
          <w:sz w:val="22"/>
          <w:szCs w:val="22"/>
        </w:rPr>
      </w:pPr>
    </w:p>
    <w:p w:rsidR="00B959BC" w:rsidRDefault="00B959BC">
      <w:pPr>
        <w:spacing w:line="360" w:lineRule="auto"/>
        <w:rPr>
          <w:del w:id="508" w:author="Lucas Abdalla" w:date="2020-03-07T21:36:00Z"/>
          <w:sz w:val="22"/>
          <w:szCs w:val="22"/>
        </w:rPr>
      </w:pPr>
    </w:p>
    <w:p w:rsidR="00B959BC" w:rsidRDefault="00B959BC">
      <w:pPr>
        <w:spacing w:line="360" w:lineRule="auto"/>
        <w:rPr>
          <w:del w:id="509" w:author="Lucas Abdalla" w:date="2020-03-07T21:36:00Z"/>
          <w:sz w:val="22"/>
          <w:szCs w:val="22"/>
        </w:rPr>
      </w:pPr>
    </w:p>
    <w:p w:rsidR="00B959BC" w:rsidRDefault="00B959BC">
      <w:pPr>
        <w:spacing w:line="360" w:lineRule="auto"/>
        <w:rPr>
          <w:del w:id="510" w:author="Lucas Abdalla" w:date="2020-03-07T21:36:00Z"/>
          <w:sz w:val="22"/>
          <w:szCs w:val="22"/>
        </w:rPr>
      </w:pPr>
    </w:p>
    <w:p w:rsidR="00B959BC" w:rsidDel="00185620" w:rsidRDefault="00B959BC">
      <w:pPr>
        <w:spacing w:line="360" w:lineRule="auto"/>
        <w:rPr>
          <w:del w:id="511" w:author="Lucas Abdalla Menezes" w:date="2020-03-08T19:48:00Z"/>
          <w:sz w:val="22"/>
          <w:szCs w:val="22"/>
        </w:rPr>
      </w:pPr>
    </w:p>
    <w:p w:rsidR="00B959BC" w:rsidDel="00185620" w:rsidRDefault="00B959BC">
      <w:pPr>
        <w:spacing w:line="360" w:lineRule="auto"/>
        <w:rPr>
          <w:del w:id="512" w:author="Lucas Abdalla Menezes" w:date="2020-03-08T19:48:00Z"/>
          <w:sz w:val="22"/>
          <w:szCs w:val="22"/>
        </w:rPr>
      </w:pPr>
    </w:p>
    <w:p w:rsidR="00B959BC" w:rsidDel="00185620" w:rsidRDefault="00B959BC">
      <w:pPr>
        <w:spacing w:line="360" w:lineRule="auto"/>
        <w:rPr>
          <w:del w:id="513" w:author="Lucas Abdalla Menezes" w:date="2020-03-08T19:48:00Z"/>
          <w:sz w:val="22"/>
          <w:szCs w:val="22"/>
        </w:rPr>
      </w:pPr>
    </w:p>
    <w:p w:rsidR="00B959BC" w:rsidDel="00185620" w:rsidRDefault="00B959BC">
      <w:pPr>
        <w:spacing w:line="360" w:lineRule="auto"/>
        <w:rPr>
          <w:del w:id="514" w:author="Lucas Abdalla Menezes" w:date="2020-03-08T19:48:00Z"/>
          <w:sz w:val="22"/>
          <w:szCs w:val="22"/>
        </w:rPr>
      </w:pPr>
    </w:p>
    <w:p w:rsidR="00B959BC" w:rsidDel="00185620" w:rsidRDefault="00B959BC">
      <w:pPr>
        <w:spacing w:line="360" w:lineRule="auto"/>
        <w:rPr>
          <w:del w:id="515" w:author="Lucas Abdalla Menezes" w:date="2020-03-08T19:48:00Z"/>
          <w:sz w:val="22"/>
          <w:szCs w:val="22"/>
        </w:rPr>
      </w:pPr>
    </w:p>
    <w:p w:rsidR="00B959BC" w:rsidDel="00185620" w:rsidRDefault="00B959BC">
      <w:pPr>
        <w:spacing w:line="360" w:lineRule="auto"/>
        <w:rPr>
          <w:del w:id="516" w:author="Lucas Abdalla Menezes" w:date="2020-03-08T19:48:00Z"/>
          <w:sz w:val="22"/>
          <w:szCs w:val="22"/>
        </w:rPr>
      </w:pPr>
    </w:p>
    <w:p w:rsidR="00B959BC" w:rsidDel="00185620" w:rsidRDefault="00B959BC">
      <w:pPr>
        <w:spacing w:line="360" w:lineRule="auto"/>
        <w:rPr>
          <w:del w:id="517" w:author="Lucas Abdalla Menezes" w:date="2020-03-08T19:48:00Z"/>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822802">
      <w:pPr>
        <w:spacing w:line="360" w:lineRule="auto"/>
      </w:pPr>
      <w:r>
        <w:rPr>
          <w:sz w:val="22"/>
          <w:szCs w:val="22"/>
        </w:rPr>
        <w:lastRenderedPageBreak/>
        <w:t xml:space="preserve">Onde alimentamos o circuito com uma tensão de (3.3 V </w:t>
      </w:r>
      <w:proofErr w:type="spellStart"/>
      <w:r>
        <w:rPr>
          <w:sz w:val="22"/>
          <w:szCs w:val="22"/>
        </w:rPr>
        <w:t>c.c</w:t>
      </w:r>
      <w:proofErr w:type="spellEnd"/>
      <w:r>
        <w:rPr>
          <w:sz w:val="22"/>
          <w:szCs w:val="22"/>
        </w:rPr>
        <w:t xml:space="preserve">.) para um offset de 1.65V (3.3 V /2). A tensão de saída </w:t>
      </w:r>
      <w:proofErr w:type="spellStart"/>
      <w:r>
        <w:rPr>
          <w:sz w:val="22"/>
          <w:szCs w:val="22"/>
        </w:rPr>
        <w:t>V_tc</w:t>
      </w:r>
      <w:proofErr w:type="spellEnd"/>
      <w:r>
        <w:rPr>
          <w:sz w:val="22"/>
          <w:szCs w:val="22"/>
        </w:rPr>
        <w:t xml:space="preserve"> é exatamente a tensão produzida pelo secundário do TC, deslocada de 1,65 V positivamente. Essa portanto, assume valores de (1.65 – 1) V </w:t>
      </w:r>
      <w:proofErr w:type="gramStart"/>
      <w:r>
        <w:rPr>
          <w:sz w:val="22"/>
          <w:szCs w:val="22"/>
        </w:rPr>
        <w:t>até  (</w:t>
      </w:r>
      <w:proofErr w:type="gramEnd"/>
      <w:r>
        <w:rPr>
          <w:sz w:val="22"/>
          <w:szCs w:val="22"/>
        </w:rPr>
        <w:t>1.65V +1) V. Definindo o intervalo [0.65 V, 2.65 V] dependendo do valor instantâneo de corrente demandado pela carga.</w:t>
      </w:r>
    </w:p>
    <w:p w:rsidR="00B959BC" w:rsidRDefault="00B959BC">
      <w:pPr>
        <w:spacing w:line="360" w:lineRule="auto"/>
        <w:rPr>
          <w:sz w:val="22"/>
          <w:szCs w:val="22"/>
        </w:rPr>
      </w:pPr>
    </w:p>
    <w:p w:rsidR="00B959BC" w:rsidRDefault="00822802">
      <w:pPr>
        <w:spacing w:line="360" w:lineRule="auto"/>
      </w:pPr>
      <w:r>
        <w:rPr>
          <w:sz w:val="22"/>
          <w:szCs w:val="22"/>
        </w:rPr>
        <w:t>4.1.2 Componentes utilizados</w:t>
      </w:r>
    </w:p>
    <w:p w:rsidR="00B959BC" w:rsidRDefault="00B959BC">
      <w:pPr>
        <w:spacing w:line="360" w:lineRule="auto"/>
        <w:rPr>
          <w:sz w:val="22"/>
          <w:szCs w:val="22"/>
        </w:rPr>
      </w:pPr>
    </w:p>
    <w:p w:rsidR="00B959BC" w:rsidRDefault="00822802">
      <w:pPr>
        <w:spacing w:line="360" w:lineRule="auto"/>
      </w:pPr>
      <w:r>
        <w:rPr>
          <w:sz w:val="22"/>
          <w:szCs w:val="22"/>
        </w:rPr>
        <w:t xml:space="preserve">- 1 </w:t>
      </w:r>
      <w:proofErr w:type="spellStart"/>
      <w:r>
        <w:rPr>
          <w:sz w:val="22"/>
          <w:szCs w:val="22"/>
        </w:rPr>
        <w:t>Trimpot</w:t>
      </w:r>
      <w:proofErr w:type="spellEnd"/>
      <w:r>
        <w:rPr>
          <w:sz w:val="22"/>
          <w:szCs w:val="22"/>
        </w:rPr>
        <w:t xml:space="preserve"> de 500kOhms, separada igualmente entre R1 e R2;</w:t>
      </w:r>
    </w:p>
    <w:p w:rsidR="00B959BC" w:rsidRDefault="00822802">
      <w:pPr>
        <w:spacing w:line="360" w:lineRule="auto"/>
      </w:pPr>
      <w:r>
        <w:rPr>
          <w:sz w:val="22"/>
          <w:szCs w:val="22"/>
        </w:rPr>
        <w:t>- 1 Capacitor para filtrar sinais de alta frequência que chegam no circuito;</w:t>
      </w:r>
    </w:p>
    <w:p w:rsidR="00B959BC" w:rsidRDefault="00822802">
      <w:pPr>
        <w:spacing w:line="360" w:lineRule="auto"/>
      </w:pPr>
      <w:r>
        <w:rPr>
          <w:sz w:val="22"/>
          <w:szCs w:val="22"/>
        </w:rPr>
        <w:t>- 1 Conector p2 para receber o sinal de saída do TC;</w:t>
      </w:r>
    </w:p>
    <w:p w:rsidR="00B959BC" w:rsidRDefault="00822802">
      <w:pPr>
        <w:spacing w:line="360" w:lineRule="auto"/>
      </w:pPr>
      <w:r>
        <w:rPr>
          <w:sz w:val="22"/>
          <w:szCs w:val="22"/>
        </w:rPr>
        <w:t>- 1 Fonte CC de 3.3 V proveniente da própria placa de desenvolvimento ESP32 DEVKIT V4;</w:t>
      </w:r>
    </w:p>
    <w:p w:rsidR="00B959BC" w:rsidDel="00EB41D8" w:rsidRDefault="00B959BC">
      <w:pPr>
        <w:spacing w:line="360" w:lineRule="auto"/>
        <w:rPr>
          <w:del w:id="518" w:author="Lucas Abdalla Menezes" w:date="2020-03-08T17:58:00Z"/>
          <w:sz w:val="22"/>
          <w:szCs w:val="22"/>
        </w:rPr>
      </w:pPr>
    </w:p>
    <w:p w:rsidR="00B959BC" w:rsidDel="00EB41D8" w:rsidRDefault="00B959BC">
      <w:pPr>
        <w:spacing w:line="360" w:lineRule="auto"/>
        <w:rPr>
          <w:del w:id="519" w:author="Lucas Abdalla Menezes" w:date="2020-03-08T17:58:00Z"/>
          <w:sz w:val="22"/>
          <w:szCs w:val="22"/>
        </w:rPr>
      </w:pPr>
    </w:p>
    <w:p w:rsidR="00B959BC" w:rsidDel="00EB41D8" w:rsidRDefault="00B959BC">
      <w:pPr>
        <w:spacing w:line="360" w:lineRule="auto"/>
        <w:rPr>
          <w:del w:id="520" w:author="Lucas Abdalla Menezes" w:date="2020-03-08T17:58:00Z"/>
          <w:sz w:val="22"/>
          <w:szCs w:val="22"/>
        </w:rPr>
      </w:pPr>
    </w:p>
    <w:p w:rsidR="00B959BC" w:rsidDel="00EB41D8" w:rsidRDefault="00B959BC">
      <w:pPr>
        <w:spacing w:line="360" w:lineRule="auto"/>
        <w:rPr>
          <w:del w:id="521" w:author="Lucas Abdalla Menezes" w:date="2020-03-08T17:58:00Z"/>
          <w:sz w:val="22"/>
          <w:szCs w:val="22"/>
        </w:rPr>
      </w:pPr>
    </w:p>
    <w:p w:rsidR="00B959BC" w:rsidDel="00EB41D8" w:rsidRDefault="00B959BC">
      <w:pPr>
        <w:spacing w:line="360" w:lineRule="auto"/>
        <w:rPr>
          <w:del w:id="522" w:author="Lucas Abdalla Menezes" w:date="2020-03-08T17:58:00Z"/>
          <w:sz w:val="22"/>
          <w:szCs w:val="22"/>
        </w:rPr>
      </w:pPr>
    </w:p>
    <w:p w:rsidR="00B959BC" w:rsidDel="00EB41D8" w:rsidRDefault="00B959BC">
      <w:pPr>
        <w:spacing w:line="360" w:lineRule="auto"/>
        <w:rPr>
          <w:del w:id="523" w:author="Lucas Abdalla Menezes" w:date="2020-03-08T17:58:00Z"/>
          <w:sz w:val="22"/>
          <w:szCs w:val="22"/>
        </w:rPr>
      </w:pPr>
    </w:p>
    <w:p w:rsidR="00B959BC" w:rsidDel="00EB41D8" w:rsidRDefault="00B959BC">
      <w:pPr>
        <w:spacing w:line="360" w:lineRule="auto"/>
        <w:rPr>
          <w:del w:id="524" w:author="Lucas Abdalla Menezes" w:date="2020-03-08T17:58:00Z"/>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822802">
      <w:pPr>
        <w:spacing w:line="360" w:lineRule="auto"/>
      </w:pPr>
      <w:r>
        <w:rPr>
          <w:sz w:val="22"/>
          <w:szCs w:val="22"/>
        </w:rPr>
        <w:t xml:space="preserve">O circuito projetado foi montado em um protótipo, utilizando uma matriz de contatos ou </w:t>
      </w:r>
      <w:proofErr w:type="spellStart"/>
      <w:r>
        <w:rPr>
          <w:sz w:val="22"/>
          <w:szCs w:val="22"/>
        </w:rPr>
        <w:t>protoboard</w:t>
      </w:r>
      <w:proofErr w:type="spellEnd"/>
      <w:r>
        <w:rPr>
          <w:sz w:val="22"/>
          <w:szCs w:val="22"/>
        </w:rPr>
        <w:t>. A Figura X ilustra o protótipo do circuito de condicionamento de sinais montado.</w:t>
      </w:r>
    </w:p>
    <w:p w:rsidR="00B959BC" w:rsidRDefault="00822802">
      <w:pPr>
        <w:spacing w:line="360" w:lineRule="auto"/>
        <w:rPr>
          <w:sz w:val="22"/>
          <w:szCs w:val="22"/>
        </w:rPr>
      </w:pPr>
      <w:r>
        <w:rPr>
          <w:noProof/>
          <w:sz w:val="22"/>
          <w:szCs w:val="22"/>
          <w:lang w:eastAsia="pt-BR"/>
        </w:rPr>
        <mc:AlternateContent>
          <mc:Choice Requires="wps">
            <w:drawing>
              <wp:anchor distT="0" distB="0" distL="0" distR="0" simplePos="0" relativeHeight="2" behindDoc="0" locked="0" layoutInCell="1" allowOverlap="1">
                <wp:simplePos x="0" y="0"/>
                <wp:positionH relativeFrom="column">
                  <wp:posOffset>1994535</wp:posOffset>
                </wp:positionH>
                <wp:positionV relativeFrom="paragraph">
                  <wp:posOffset>1270</wp:posOffset>
                </wp:positionV>
                <wp:extent cx="2010410" cy="2279650"/>
                <wp:effectExtent l="0" t="0" r="0" b="0"/>
                <wp:wrapSquare wrapText="largest"/>
                <wp:docPr id="16" name="Quadro7"/>
                <wp:cNvGraphicFramePr/>
                <a:graphic xmlns:a="http://schemas.openxmlformats.org/drawingml/2006/main">
                  <a:graphicData uri="http://schemas.microsoft.com/office/word/2010/wordprocessingShape">
                    <wps:wsp>
                      <wps:cNvSpPr/>
                      <wps:spPr>
                        <a:xfrm>
                          <a:off x="0" y="0"/>
                          <a:ext cx="2009880" cy="2279160"/>
                        </a:xfrm>
                        <a:prstGeom prst="rect">
                          <a:avLst/>
                        </a:prstGeom>
                        <a:noFill/>
                        <a:ln>
                          <a:noFill/>
                        </a:ln>
                      </wps:spPr>
                      <wps:style>
                        <a:lnRef idx="0">
                          <a:scrgbClr r="0" g="0" b="0"/>
                        </a:lnRef>
                        <a:fillRef idx="0">
                          <a:scrgbClr r="0" g="0" b="0"/>
                        </a:fillRef>
                        <a:effectRef idx="0">
                          <a:scrgbClr r="0" g="0" b="0"/>
                        </a:effectRef>
                        <a:fontRef idx="minor"/>
                      </wps:style>
                      <wps:txbx>
                        <w:txbxContent>
                          <w:p w:rsidR="0025640B" w:rsidRDefault="0025640B">
                            <w:pPr>
                              <w:pStyle w:val="Figura"/>
                              <w:jc w:val="center"/>
                            </w:pPr>
                            <w:r>
                              <w:rPr>
                                <w:noProof/>
                                <w:lang w:eastAsia="pt-BR"/>
                              </w:rPr>
                              <w:drawing>
                                <wp:inline distT="0" distB="0" distL="0" distR="0">
                                  <wp:extent cx="2009775" cy="1819275"/>
                                  <wp:effectExtent l="0" t="0" r="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7"/>
                                          <pic:cNvPicPr>
                                            <a:picLocks noChangeAspect="1" noChangeArrowheads="1"/>
                                          </pic:cNvPicPr>
                                        </pic:nvPicPr>
                                        <pic:blipFill>
                                          <a:blip r:embed="rId12"/>
                                          <a:srcRect l="20703" t="25308" r="9763" b="5471"/>
                                          <a:stretch>
                                            <a:fillRect/>
                                          </a:stretch>
                                        </pic:blipFill>
                                        <pic:spPr bwMode="auto">
                                          <a:xfrm>
                                            <a:off x="0" y="0"/>
                                            <a:ext cx="2009775" cy="1819275"/>
                                          </a:xfrm>
                                          <a:prstGeom prst="rect">
                                            <a:avLst/>
                                          </a:prstGeom>
                                        </pic:spPr>
                                      </pic:pic>
                                    </a:graphicData>
                                  </a:graphic>
                                </wp:inline>
                              </w:drawing>
                            </w:r>
                            <w:r>
                              <w:rPr>
                                <w:vanish/>
                                <w:rPrChange w:id="525" w:author="Lucas Abdalla" w:date="2020-03-07T16:09:00Z">
                                  <w:rPr/>
                                </w:rPrChange>
                              </w:rPr>
                              <w:br/>
                            </w:r>
                            <w:bookmarkStart w:id="526" w:name="Ref_Figura3_label_and_number"/>
                            <w:r>
                              <w:t xml:space="preserve">Figura </w:t>
                            </w:r>
                            <w:r>
                              <w:fldChar w:fldCharType="begin"/>
                            </w:r>
                            <w:r>
                              <w:instrText>SEQ Figura \* ARABIC</w:instrText>
                            </w:r>
                            <w:r>
                              <w:fldChar w:fldCharType="separate"/>
                            </w:r>
                            <w:ins w:id="527" w:author="Lucas Abdalla Menezes" w:date="2020-03-08T19:46:00Z">
                              <w:r w:rsidR="00F41BF3">
                                <w:rPr>
                                  <w:noProof/>
                                </w:rPr>
                                <w:t>4</w:t>
                              </w:r>
                            </w:ins>
                            <w:del w:id="528" w:author="Lucas Abdalla Menezes" w:date="2020-03-08T13:42:00Z">
                              <w:r w:rsidDel="008D6EB2">
                                <w:rPr>
                                  <w:noProof/>
                                </w:rPr>
                                <w:delText>4</w:delText>
                              </w:r>
                            </w:del>
                            <w:r>
                              <w:fldChar w:fldCharType="end"/>
                            </w:r>
                            <w:bookmarkEnd w:id="526"/>
                            <w:r>
                              <w:t>: Circuito para o deslocamento CC do Sinal</w:t>
                            </w:r>
                          </w:p>
                        </w:txbxContent>
                      </wps:txbx>
                      <wps:bodyPr lIns="0" tIns="0" rIns="0" bIns="0">
                        <a:noAutofit/>
                      </wps:bodyPr>
                    </wps:wsp>
                  </a:graphicData>
                </a:graphic>
              </wp:anchor>
            </w:drawing>
          </mc:Choice>
          <mc:Fallback>
            <w:pict>
              <v:rect id="Quadro7" o:spid="_x0000_s1033" style="position:absolute;margin-left:157.05pt;margin-top:.1pt;width:158.3pt;height:179.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" filled="f" stroked="f">
                <v:textbox inset="0,0,0,0">
                  <w:txbxContent>
                    <w:p w:rsidR="0025640B" w:rsidRDefault="0025640B">
                      <w:pPr>
                        <w:pStyle w:val="Figura"/>
                        <w:jc w:val="center"/>
                      </w:pPr>
                      <w:r>
                        <w:rPr>
                          <w:noProof/>
                          <w:lang w:eastAsia="pt-BR"/>
                        </w:rPr>
                        <w:drawing>
                          <wp:inline distT="0" distB="0" distL="0" distR="0">
                            <wp:extent cx="2009775" cy="1819275"/>
                            <wp:effectExtent l="0" t="0" r="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7"/>
                                    <pic:cNvPicPr>
                                      <a:picLocks noChangeAspect="1" noChangeArrowheads="1"/>
                                    </pic:cNvPicPr>
                                  </pic:nvPicPr>
                                  <pic:blipFill>
                                    <a:blip r:embed="rId12"/>
                                    <a:srcRect l="20703" t="25308" r="9763" b="5471"/>
                                    <a:stretch>
                                      <a:fillRect/>
                                    </a:stretch>
                                  </pic:blipFill>
                                  <pic:spPr bwMode="auto">
                                    <a:xfrm>
                                      <a:off x="0" y="0"/>
                                      <a:ext cx="2009775" cy="1819275"/>
                                    </a:xfrm>
                                    <a:prstGeom prst="rect">
                                      <a:avLst/>
                                    </a:prstGeom>
                                  </pic:spPr>
                                </pic:pic>
                              </a:graphicData>
                            </a:graphic>
                          </wp:inline>
                        </w:drawing>
                      </w:r>
                      <w:r>
                        <w:rPr>
                          <w:vanish/>
                          <w:rPrChange w:id="529" w:author="Lucas Abdalla" w:date="2020-03-07T16:09:00Z">
                            <w:rPr/>
                          </w:rPrChange>
                        </w:rPr>
                        <w:br/>
                      </w:r>
                      <w:bookmarkStart w:id="530" w:name="Ref_Figura3_label_and_number"/>
                      <w:r>
                        <w:t xml:space="preserve">Figura </w:t>
                      </w:r>
                      <w:r>
                        <w:fldChar w:fldCharType="begin"/>
                      </w:r>
                      <w:r>
                        <w:instrText>SEQ Figura \* ARABIC</w:instrText>
                      </w:r>
                      <w:r>
                        <w:fldChar w:fldCharType="separate"/>
                      </w:r>
                      <w:ins w:id="531" w:author="Lucas Abdalla Menezes" w:date="2020-03-08T19:46:00Z">
                        <w:r w:rsidR="00F41BF3">
                          <w:rPr>
                            <w:noProof/>
                          </w:rPr>
                          <w:t>4</w:t>
                        </w:r>
                      </w:ins>
                      <w:del w:id="532" w:author="Lucas Abdalla Menezes" w:date="2020-03-08T13:42:00Z">
                        <w:r w:rsidDel="008D6EB2">
                          <w:rPr>
                            <w:noProof/>
                          </w:rPr>
                          <w:delText>4</w:delText>
                        </w:r>
                      </w:del>
                      <w:r>
                        <w:fldChar w:fldCharType="end"/>
                      </w:r>
                      <w:bookmarkEnd w:id="530"/>
                      <w:r>
                        <w:t>: Circuito para o deslocamento CC do Sinal</w:t>
                      </w:r>
                    </w:p>
                  </w:txbxContent>
                </v:textbox>
                <w10:wrap type="square" side="largest"/>
              </v:rect>
            </w:pict>
          </mc:Fallback>
        </mc:AlternateContent>
      </w: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Del="00EB41D8" w:rsidRDefault="00B959BC">
      <w:pPr>
        <w:spacing w:line="360" w:lineRule="auto"/>
        <w:rPr>
          <w:del w:id="533" w:author="Lucas Abdalla Menezes" w:date="2020-03-08T17:58:00Z"/>
          <w:sz w:val="22"/>
          <w:szCs w:val="22"/>
        </w:rPr>
      </w:pPr>
    </w:p>
    <w:p w:rsidR="00EB41D8" w:rsidRDefault="00EB41D8">
      <w:pPr>
        <w:spacing w:line="360" w:lineRule="auto"/>
        <w:rPr>
          <w:ins w:id="534" w:author="Lucas Abdalla Menezes" w:date="2020-03-08T17:58:00Z"/>
          <w:sz w:val="22"/>
          <w:szCs w:val="22"/>
        </w:rPr>
      </w:pPr>
    </w:p>
    <w:p w:rsidR="00AD3264" w:rsidRDefault="00AD3264">
      <w:pPr>
        <w:spacing w:line="360" w:lineRule="auto"/>
        <w:rPr>
          <w:ins w:id="535" w:author="Lucas Abdalla Menezes" w:date="2020-03-08T19:48:00Z"/>
          <w:sz w:val="22"/>
          <w:szCs w:val="22"/>
        </w:rPr>
      </w:pPr>
    </w:p>
    <w:p w:rsidR="00AD3264" w:rsidRDefault="00AD3264">
      <w:pPr>
        <w:spacing w:line="360" w:lineRule="auto"/>
        <w:rPr>
          <w:ins w:id="536" w:author="Lucas Abdalla Menezes" w:date="2020-03-08T19:48:00Z"/>
          <w:sz w:val="22"/>
          <w:szCs w:val="22"/>
        </w:rPr>
      </w:pPr>
    </w:p>
    <w:p w:rsidR="00AD3264" w:rsidRDefault="00AD3264">
      <w:pPr>
        <w:spacing w:line="360" w:lineRule="auto"/>
        <w:rPr>
          <w:ins w:id="537" w:author="Lucas Abdalla Menezes" w:date="2020-03-08T19:48:00Z"/>
          <w:sz w:val="22"/>
          <w:szCs w:val="22"/>
        </w:rPr>
      </w:pPr>
    </w:p>
    <w:p w:rsidR="00AD3264" w:rsidRDefault="00AD3264">
      <w:pPr>
        <w:spacing w:line="360" w:lineRule="auto"/>
        <w:rPr>
          <w:ins w:id="538" w:author="Lucas Abdalla Menezes" w:date="2020-03-08T19:48:00Z"/>
          <w:sz w:val="22"/>
          <w:szCs w:val="22"/>
        </w:rPr>
      </w:pPr>
    </w:p>
    <w:p w:rsidR="00AD3264" w:rsidRDefault="00AD3264">
      <w:pPr>
        <w:spacing w:line="360" w:lineRule="auto"/>
        <w:rPr>
          <w:ins w:id="539" w:author="Lucas Abdalla Menezes" w:date="2020-03-08T19:48:00Z"/>
          <w:sz w:val="22"/>
          <w:szCs w:val="22"/>
        </w:rPr>
      </w:pPr>
    </w:p>
    <w:p w:rsidR="00AD3264" w:rsidRDefault="00AD3264">
      <w:pPr>
        <w:spacing w:line="360" w:lineRule="auto"/>
        <w:rPr>
          <w:ins w:id="540" w:author="Lucas Abdalla Menezes" w:date="2020-03-08T19:48:00Z"/>
          <w:sz w:val="22"/>
          <w:szCs w:val="22"/>
        </w:rPr>
      </w:pPr>
    </w:p>
    <w:p w:rsidR="00AD3264" w:rsidRDefault="00AD3264">
      <w:pPr>
        <w:spacing w:line="360" w:lineRule="auto"/>
        <w:rPr>
          <w:ins w:id="541" w:author="Lucas Abdalla Menezes" w:date="2020-03-08T17:58:00Z"/>
          <w:sz w:val="22"/>
          <w:szCs w:val="22"/>
        </w:rPr>
      </w:pPr>
    </w:p>
    <w:p w:rsidR="00EB41D8" w:rsidRDefault="00EB41D8">
      <w:pPr>
        <w:spacing w:line="360" w:lineRule="auto"/>
        <w:rPr>
          <w:ins w:id="542" w:author="Lucas Abdalla Menezes" w:date="2020-03-08T17:58:00Z"/>
          <w:sz w:val="22"/>
          <w:szCs w:val="22"/>
        </w:rPr>
      </w:pPr>
    </w:p>
    <w:p w:rsidR="00EB41D8" w:rsidRDefault="00EB41D8">
      <w:pPr>
        <w:spacing w:line="360" w:lineRule="auto"/>
        <w:rPr>
          <w:sz w:val="22"/>
          <w:szCs w:val="22"/>
        </w:rPr>
      </w:pPr>
    </w:p>
    <w:p w:rsidR="00B959BC" w:rsidRDefault="00822802">
      <w:pPr>
        <w:spacing w:line="360" w:lineRule="auto"/>
      </w:pPr>
      <w:r>
        <w:rPr>
          <w:b/>
          <w:bCs/>
          <w:sz w:val="22"/>
          <w:szCs w:val="22"/>
        </w:rPr>
        <w:lastRenderedPageBreak/>
        <w:t>- Uma plataforma computacional de baixo custo que será responsável por receber e tratar o sinal de saída do circuito montado.</w:t>
      </w:r>
    </w:p>
    <w:p w:rsidR="00B959BC" w:rsidRDefault="00822802">
      <w:pPr>
        <w:spacing w:line="360" w:lineRule="auto"/>
        <w:rPr>
          <w:sz w:val="22"/>
          <w:szCs w:val="22"/>
          <w:highlight w:val="yellow"/>
        </w:rPr>
      </w:pPr>
      <w:r>
        <w:rPr>
          <w:sz w:val="22"/>
          <w:szCs w:val="22"/>
        </w:rPr>
        <w:t xml:space="preserve">Para início da bancada de testes, foi utilizado um ESP32 [8]. </w:t>
      </w:r>
      <w:proofErr w:type="gramStart"/>
      <w:r>
        <w:rPr>
          <w:sz w:val="22"/>
          <w:szCs w:val="22"/>
        </w:rPr>
        <w:t>pelas</w:t>
      </w:r>
      <w:proofErr w:type="gramEnd"/>
      <w:r>
        <w:rPr>
          <w:sz w:val="22"/>
          <w:szCs w:val="22"/>
        </w:rPr>
        <w:t xml:space="preserve"> suas características um pouco mais robustas que outros sistemas computacionais de baixo custo na mesma faixa de preço (como </w:t>
      </w:r>
      <w:proofErr w:type="spellStart"/>
      <w:r>
        <w:rPr>
          <w:sz w:val="22"/>
          <w:szCs w:val="22"/>
        </w:rPr>
        <w:t>Arduino</w:t>
      </w:r>
      <w:proofErr w:type="spellEnd"/>
      <w:r>
        <w:rPr>
          <w:sz w:val="22"/>
          <w:szCs w:val="22"/>
        </w:rPr>
        <w:t xml:space="preserve">). Para as principais diferenças entre os </w:t>
      </w:r>
      <w:proofErr w:type="spellStart"/>
      <w:r>
        <w:rPr>
          <w:sz w:val="22"/>
          <w:szCs w:val="22"/>
        </w:rPr>
        <w:t>diposítivos</w:t>
      </w:r>
      <w:proofErr w:type="spellEnd"/>
      <w:r>
        <w:rPr>
          <w:sz w:val="22"/>
          <w:szCs w:val="22"/>
        </w:rPr>
        <w:t xml:space="preserve">, tendo como base o </w:t>
      </w:r>
      <w:proofErr w:type="spellStart"/>
      <w:r>
        <w:rPr>
          <w:sz w:val="22"/>
          <w:szCs w:val="22"/>
        </w:rPr>
        <w:t>Datasheet</w:t>
      </w:r>
      <w:proofErr w:type="spellEnd"/>
      <w:r>
        <w:rPr>
          <w:sz w:val="22"/>
          <w:szCs w:val="22"/>
        </w:rPr>
        <w:t xml:space="preserve"> dos fabricantes [8] e [9] temos:</w:t>
      </w:r>
    </w:p>
    <w:p w:rsidR="00B959BC" w:rsidRDefault="00B959BC">
      <w:pPr>
        <w:spacing w:line="360" w:lineRule="auto"/>
        <w:rPr>
          <w:sz w:val="22"/>
          <w:szCs w:val="22"/>
          <w:highlight w:val="yellow"/>
        </w:rPr>
      </w:pPr>
    </w:p>
    <w:tbl>
      <w:tblPr>
        <w:tblW w:w="9921" w:type="dxa"/>
        <w:tblCellMar>
          <w:top w:w="55" w:type="dxa"/>
          <w:left w:w="55" w:type="dxa"/>
          <w:bottom w:w="55" w:type="dxa"/>
          <w:right w:w="55" w:type="dxa"/>
        </w:tblCellMar>
        <w:tblLook w:val="04A0" w:firstRow="1" w:lastRow="0" w:firstColumn="1" w:lastColumn="0" w:noHBand="0" w:noVBand="1"/>
      </w:tblPr>
      <w:tblGrid>
        <w:gridCol w:w="3307"/>
        <w:gridCol w:w="3307"/>
        <w:gridCol w:w="3307"/>
      </w:tblGrid>
      <w:tr w:rsidR="00B959BC">
        <w:tc>
          <w:tcPr>
            <w:tcW w:w="3307" w:type="dxa"/>
            <w:tcBorders>
              <w:top w:val="single" w:sz="2" w:space="0" w:color="000000"/>
              <w:left w:val="single" w:sz="2" w:space="0" w:color="000000"/>
              <w:bottom w:val="single" w:sz="2" w:space="0" w:color="000000"/>
            </w:tcBorders>
          </w:tcPr>
          <w:p w:rsidR="00B959BC" w:rsidRDefault="00822802">
            <w:pPr>
              <w:pStyle w:val="Contedodatabela"/>
            </w:pPr>
            <w:r>
              <w:t>Descrição</w:t>
            </w:r>
          </w:p>
        </w:tc>
        <w:tc>
          <w:tcPr>
            <w:tcW w:w="3307" w:type="dxa"/>
            <w:tcBorders>
              <w:top w:val="single" w:sz="2" w:space="0" w:color="000000"/>
              <w:left w:val="single" w:sz="2" w:space="0" w:color="000000"/>
              <w:bottom w:val="single" w:sz="2" w:space="0" w:color="000000"/>
            </w:tcBorders>
          </w:tcPr>
          <w:p w:rsidR="00B959BC" w:rsidRDefault="00822802">
            <w:pPr>
              <w:pStyle w:val="Contedodatabela"/>
            </w:pPr>
            <w:proofErr w:type="spellStart"/>
            <w:r>
              <w:t>Arduino</w:t>
            </w:r>
            <w:proofErr w:type="spellEnd"/>
            <w:r>
              <w:t xml:space="preserve"> UNO</w:t>
            </w:r>
          </w:p>
        </w:tc>
        <w:tc>
          <w:tcPr>
            <w:tcW w:w="3307" w:type="dxa"/>
            <w:tcBorders>
              <w:top w:val="single" w:sz="2" w:space="0" w:color="000000"/>
              <w:left w:val="single" w:sz="2" w:space="0" w:color="000000"/>
              <w:bottom w:val="single" w:sz="2" w:space="0" w:color="000000"/>
              <w:right w:val="single" w:sz="2" w:space="0" w:color="000000"/>
            </w:tcBorders>
          </w:tcPr>
          <w:p w:rsidR="00B959BC" w:rsidRDefault="00822802">
            <w:pPr>
              <w:pStyle w:val="Contedodatabela"/>
            </w:pPr>
            <w:r>
              <w:t>ESP32</w:t>
            </w:r>
          </w:p>
        </w:tc>
      </w:tr>
      <w:tr w:rsidR="00B959BC">
        <w:tc>
          <w:tcPr>
            <w:tcW w:w="3307" w:type="dxa"/>
            <w:tcBorders>
              <w:left w:val="single" w:sz="2" w:space="0" w:color="000000"/>
              <w:bottom w:val="single" w:sz="2" w:space="0" w:color="000000"/>
            </w:tcBorders>
          </w:tcPr>
          <w:p w:rsidR="00B959BC" w:rsidRDefault="00822802">
            <w:pPr>
              <w:pStyle w:val="Contedodatabela"/>
            </w:pPr>
            <w:r>
              <w:t>Pinos de I/O</w:t>
            </w:r>
          </w:p>
        </w:tc>
        <w:tc>
          <w:tcPr>
            <w:tcW w:w="3307" w:type="dxa"/>
            <w:tcBorders>
              <w:left w:val="single" w:sz="2" w:space="0" w:color="000000"/>
              <w:bottom w:val="single" w:sz="2" w:space="0" w:color="000000"/>
            </w:tcBorders>
          </w:tcPr>
          <w:p w:rsidR="00B959BC" w:rsidRDefault="00822802">
            <w:pPr>
              <w:pStyle w:val="Contedodatabela"/>
            </w:pPr>
            <w:r>
              <w:t>23 pinos com 6PWM</w:t>
            </w:r>
          </w:p>
        </w:tc>
        <w:tc>
          <w:tcPr>
            <w:tcW w:w="3307" w:type="dxa"/>
            <w:tcBorders>
              <w:left w:val="single" w:sz="2" w:space="0" w:color="000000"/>
              <w:bottom w:val="single" w:sz="2" w:space="0" w:color="000000"/>
              <w:right w:val="single" w:sz="2" w:space="0" w:color="000000"/>
            </w:tcBorders>
          </w:tcPr>
          <w:p w:rsidR="00B959BC" w:rsidRDefault="00822802">
            <w:pPr>
              <w:pStyle w:val="Contedodatabela"/>
            </w:pPr>
            <w:r>
              <w:t>34 pinos com 16 PWM</w:t>
            </w:r>
          </w:p>
        </w:tc>
      </w:tr>
      <w:tr w:rsidR="00B959BC">
        <w:tc>
          <w:tcPr>
            <w:tcW w:w="3307" w:type="dxa"/>
            <w:tcBorders>
              <w:left w:val="single" w:sz="2" w:space="0" w:color="000000"/>
              <w:bottom w:val="single" w:sz="2" w:space="0" w:color="000000"/>
            </w:tcBorders>
          </w:tcPr>
          <w:p w:rsidR="00B959BC" w:rsidRDefault="00822802">
            <w:pPr>
              <w:pStyle w:val="Contedodatabela"/>
            </w:pPr>
            <w:r>
              <w:t>Memória RAM/SRAM</w:t>
            </w:r>
          </w:p>
        </w:tc>
        <w:tc>
          <w:tcPr>
            <w:tcW w:w="3307" w:type="dxa"/>
            <w:tcBorders>
              <w:left w:val="single" w:sz="2" w:space="0" w:color="000000"/>
              <w:bottom w:val="single" w:sz="2" w:space="0" w:color="000000"/>
            </w:tcBorders>
          </w:tcPr>
          <w:p w:rsidR="00B959BC" w:rsidRDefault="00822802">
            <w:pPr>
              <w:pStyle w:val="Contedodatabela"/>
            </w:pPr>
            <w:r>
              <w:t xml:space="preserve">2 </w:t>
            </w:r>
            <w:proofErr w:type="spellStart"/>
            <w:r>
              <w:t>kB</w:t>
            </w:r>
            <w:proofErr w:type="spellEnd"/>
          </w:p>
        </w:tc>
        <w:tc>
          <w:tcPr>
            <w:tcW w:w="3307" w:type="dxa"/>
            <w:tcBorders>
              <w:left w:val="single" w:sz="2" w:space="0" w:color="000000"/>
              <w:bottom w:val="single" w:sz="2" w:space="0" w:color="000000"/>
              <w:right w:val="single" w:sz="2" w:space="0" w:color="000000"/>
            </w:tcBorders>
          </w:tcPr>
          <w:p w:rsidR="00B959BC" w:rsidRDefault="00822802">
            <w:pPr>
              <w:pStyle w:val="Contedodatabela"/>
            </w:pPr>
            <w:r>
              <w:t xml:space="preserve">520 </w:t>
            </w:r>
            <w:proofErr w:type="spellStart"/>
            <w:r>
              <w:t>kB</w:t>
            </w:r>
            <w:proofErr w:type="spellEnd"/>
          </w:p>
        </w:tc>
      </w:tr>
      <w:tr w:rsidR="00B959BC">
        <w:tc>
          <w:tcPr>
            <w:tcW w:w="3307" w:type="dxa"/>
            <w:tcBorders>
              <w:left w:val="single" w:sz="2" w:space="0" w:color="000000"/>
              <w:bottom w:val="single" w:sz="2" w:space="0" w:color="000000"/>
            </w:tcBorders>
          </w:tcPr>
          <w:p w:rsidR="00B959BC" w:rsidRDefault="00822802">
            <w:pPr>
              <w:pStyle w:val="Contedodatabela"/>
            </w:pPr>
            <w:r>
              <w:t>Temporizadores</w:t>
            </w:r>
          </w:p>
        </w:tc>
        <w:tc>
          <w:tcPr>
            <w:tcW w:w="3307" w:type="dxa"/>
            <w:tcBorders>
              <w:left w:val="single" w:sz="2" w:space="0" w:color="000000"/>
              <w:bottom w:val="single" w:sz="2" w:space="0" w:color="000000"/>
            </w:tcBorders>
          </w:tcPr>
          <w:p w:rsidR="00B959BC" w:rsidRDefault="00822802">
            <w:pPr>
              <w:pStyle w:val="Contedodatabela"/>
            </w:pPr>
            <w:r>
              <w:t xml:space="preserve">3 </w:t>
            </w:r>
            <w:proofErr w:type="spellStart"/>
            <w:r>
              <w:t>Timers</w:t>
            </w:r>
            <w:proofErr w:type="spellEnd"/>
            <w:r>
              <w:t xml:space="preserve"> de 16-bits e dois de 8bits</w:t>
            </w:r>
          </w:p>
        </w:tc>
        <w:tc>
          <w:tcPr>
            <w:tcW w:w="3307" w:type="dxa"/>
            <w:tcBorders>
              <w:left w:val="single" w:sz="2" w:space="0" w:color="000000"/>
              <w:bottom w:val="single" w:sz="2" w:space="0" w:color="000000"/>
              <w:right w:val="single" w:sz="2" w:space="0" w:color="000000"/>
            </w:tcBorders>
          </w:tcPr>
          <w:p w:rsidR="00B959BC" w:rsidRDefault="00822802">
            <w:pPr>
              <w:pStyle w:val="Contedodatabela"/>
            </w:pPr>
            <w:r>
              <w:t xml:space="preserve">4 </w:t>
            </w:r>
            <w:proofErr w:type="spellStart"/>
            <w:r>
              <w:t>timres</w:t>
            </w:r>
            <w:proofErr w:type="spellEnd"/>
            <w:r>
              <w:t xml:space="preserve"> de 64-bits</w:t>
            </w:r>
          </w:p>
        </w:tc>
      </w:tr>
      <w:tr w:rsidR="00B959BC">
        <w:tc>
          <w:tcPr>
            <w:tcW w:w="3307" w:type="dxa"/>
            <w:tcBorders>
              <w:left w:val="single" w:sz="2" w:space="0" w:color="000000"/>
              <w:bottom w:val="single" w:sz="2" w:space="0" w:color="000000"/>
            </w:tcBorders>
          </w:tcPr>
          <w:p w:rsidR="00B959BC" w:rsidRDefault="00822802">
            <w:pPr>
              <w:pStyle w:val="Contedodatabela"/>
            </w:pPr>
            <w:r>
              <w:t>Memória Flash</w:t>
            </w:r>
          </w:p>
        </w:tc>
        <w:tc>
          <w:tcPr>
            <w:tcW w:w="3307" w:type="dxa"/>
            <w:tcBorders>
              <w:left w:val="single" w:sz="2" w:space="0" w:color="000000"/>
              <w:bottom w:val="single" w:sz="2" w:space="0" w:color="000000"/>
            </w:tcBorders>
          </w:tcPr>
          <w:p w:rsidR="00B959BC" w:rsidRDefault="00822802">
            <w:pPr>
              <w:pStyle w:val="Contedodatabela"/>
            </w:pPr>
            <w:r>
              <w:t xml:space="preserve">32 </w:t>
            </w:r>
            <w:proofErr w:type="spellStart"/>
            <w:r>
              <w:t>kB</w:t>
            </w:r>
            <w:proofErr w:type="spellEnd"/>
          </w:p>
        </w:tc>
        <w:tc>
          <w:tcPr>
            <w:tcW w:w="3307" w:type="dxa"/>
            <w:tcBorders>
              <w:left w:val="single" w:sz="2" w:space="0" w:color="000000"/>
              <w:bottom w:val="single" w:sz="2" w:space="0" w:color="000000"/>
              <w:right w:val="single" w:sz="2" w:space="0" w:color="000000"/>
            </w:tcBorders>
          </w:tcPr>
          <w:p w:rsidR="00B959BC" w:rsidRDefault="00822802">
            <w:pPr>
              <w:pStyle w:val="Contedodatabela"/>
            </w:pPr>
            <w:r>
              <w:t>4 MB</w:t>
            </w:r>
          </w:p>
        </w:tc>
      </w:tr>
      <w:tr w:rsidR="00B959BC">
        <w:tc>
          <w:tcPr>
            <w:tcW w:w="3307" w:type="dxa"/>
            <w:tcBorders>
              <w:left w:val="single" w:sz="2" w:space="0" w:color="000000"/>
              <w:bottom w:val="single" w:sz="2" w:space="0" w:color="000000"/>
            </w:tcBorders>
          </w:tcPr>
          <w:p w:rsidR="00B959BC" w:rsidRDefault="00822802">
            <w:pPr>
              <w:pStyle w:val="Contedodatabela"/>
            </w:pPr>
            <w:r>
              <w:t>Memória ROM/EEPROM</w:t>
            </w:r>
          </w:p>
        </w:tc>
        <w:tc>
          <w:tcPr>
            <w:tcW w:w="3307" w:type="dxa"/>
            <w:tcBorders>
              <w:left w:val="single" w:sz="2" w:space="0" w:color="000000"/>
              <w:bottom w:val="single" w:sz="2" w:space="0" w:color="000000"/>
            </w:tcBorders>
          </w:tcPr>
          <w:p w:rsidR="00B959BC" w:rsidRDefault="00822802">
            <w:pPr>
              <w:pStyle w:val="Contedodatabela"/>
            </w:pPr>
            <w:r>
              <w:t xml:space="preserve">4 </w:t>
            </w:r>
            <w:proofErr w:type="spellStart"/>
            <w:r>
              <w:t>kB</w:t>
            </w:r>
            <w:proofErr w:type="spellEnd"/>
          </w:p>
        </w:tc>
        <w:tc>
          <w:tcPr>
            <w:tcW w:w="3307" w:type="dxa"/>
            <w:tcBorders>
              <w:left w:val="single" w:sz="2" w:space="0" w:color="000000"/>
              <w:bottom w:val="single" w:sz="2" w:space="0" w:color="000000"/>
              <w:right w:val="single" w:sz="2" w:space="0" w:color="000000"/>
            </w:tcBorders>
          </w:tcPr>
          <w:p w:rsidR="00B959BC" w:rsidRDefault="00822802">
            <w:pPr>
              <w:pStyle w:val="Contedodatabela"/>
            </w:pPr>
            <w:r>
              <w:t xml:space="preserve">448 </w:t>
            </w:r>
            <w:proofErr w:type="spellStart"/>
            <w:r>
              <w:t>kB</w:t>
            </w:r>
            <w:proofErr w:type="spellEnd"/>
          </w:p>
        </w:tc>
      </w:tr>
      <w:tr w:rsidR="00B959BC">
        <w:tc>
          <w:tcPr>
            <w:tcW w:w="3307" w:type="dxa"/>
            <w:tcBorders>
              <w:left w:val="single" w:sz="2" w:space="0" w:color="000000"/>
              <w:bottom w:val="single" w:sz="2" w:space="0" w:color="000000"/>
            </w:tcBorders>
          </w:tcPr>
          <w:p w:rsidR="00B959BC" w:rsidRDefault="00822802">
            <w:pPr>
              <w:pStyle w:val="Contedodatabela"/>
            </w:pPr>
            <w:proofErr w:type="spellStart"/>
            <w:r>
              <w:t>Wifi</w:t>
            </w:r>
            <w:proofErr w:type="spellEnd"/>
          </w:p>
        </w:tc>
        <w:tc>
          <w:tcPr>
            <w:tcW w:w="3307" w:type="dxa"/>
            <w:tcBorders>
              <w:left w:val="single" w:sz="2" w:space="0" w:color="000000"/>
              <w:bottom w:val="single" w:sz="2" w:space="0" w:color="000000"/>
            </w:tcBorders>
          </w:tcPr>
          <w:p w:rsidR="00B959BC" w:rsidRDefault="00822802">
            <w:pPr>
              <w:pStyle w:val="Contedodatabela"/>
            </w:pPr>
            <w:r>
              <w:t>Não possui</w:t>
            </w:r>
          </w:p>
        </w:tc>
        <w:tc>
          <w:tcPr>
            <w:tcW w:w="3307" w:type="dxa"/>
            <w:tcBorders>
              <w:left w:val="single" w:sz="2" w:space="0" w:color="000000"/>
              <w:bottom w:val="single" w:sz="2" w:space="0" w:color="000000"/>
              <w:right w:val="single" w:sz="2" w:space="0" w:color="000000"/>
            </w:tcBorders>
          </w:tcPr>
          <w:p w:rsidR="00B959BC" w:rsidRDefault="00822802">
            <w:pPr>
              <w:pStyle w:val="Contedodatabela"/>
            </w:pPr>
            <w:r>
              <w:t>Possui</w:t>
            </w:r>
          </w:p>
        </w:tc>
      </w:tr>
      <w:tr w:rsidR="00B959BC">
        <w:trPr>
          <w:trHeight w:val="448"/>
        </w:trPr>
        <w:tc>
          <w:tcPr>
            <w:tcW w:w="3307" w:type="dxa"/>
            <w:tcBorders>
              <w:left w:val="single" w:sz="2" w:space="0" w:color="000000"/>
              <w:bottom w:val="single" w:sz="2" w:space="0" w:color="000000"/>
            </w:tcBorders>
          </w:tcPr>
          <w:p w:rsidR="00B959BC" w:rsidRDefault="00822802">
            <w:pPr>
              <w:pStyle w:val="Contedodatabela"/>
            </w:pPr>
            <w:r>
              <w:t xml:space="preserve">Frequência de </w:t>
            </w:r>
            <w:proofErr w:type="spellStart"/>
            <w:r>
              <w:t>Operaçao</w:t>
            </w:r>
            <w:proofErr w:type="spellEnd"/>
          </w:p>
        </w:tc>
        <w:tc>
          <w:tcPr>
            <w:tcW w:w="3307" w:type="dxa"/>
            <w:tcBorders>
              <w:left w:val="single" w:sz="2" w:space="0" w:color="000000"/>
              <w:bottom w:val="single" w:sz="2" w:space="0" w:color="000000"/>
            </w:tcBorders>
          </w:tcPr>
          <w:p w:rsidR="00B959BC" w:rsidRDefault="00822802">
            <w:pPr>
              <w:pStyle w:val="Contedodatabela"/>
            </w:pPr>
            <w:r>
              <w:t>0 – 16 MHz</w:t>
            </w:r>
          </w:p>
        </w:tc>
        <w:tc>
          <w:tcPr>
            <w:tcW w:w="3307" w:type="dxa"/>
            <w:tcBorders>
              <w:left w:val="single" w:sz="2" w:space="0" w:color="000000"/>
              <w:bottom w:val="single" w:sz="2" w:space="0" w:color="000000"/>
              <w:right w:val="single" w:sz="2" w:space="0" w:color="000000"/>
            </w:tcBorders>
          </w:tcPr>
          <w:p w:rsidR="00B959BC" w:rsidRDefault="00822802">
            <w:pPr>
              <w:pStyle w:val="Contedodatabela"/>
            </w:pPr>
            <w:r>
              <w:t>80 – 240 MHz</w:t>
            </w:r>
          </w:p>
        </w:tc>
      </w:tr>
    </w:tbl>
    <w:p w:rsidR="00B959BC" w:rsidRDefault="00B959BC">
      <w:pPr>
        <w:spacing w:line="360" w:lineRule="auto"/>
        <w:rPr>
          <w:sz w:val="22"/>
          <w:szCs w:val="22"/>
          <w:highlight w:val="yellow"/>
        </w:rPr>
      </w:pPr>
    </w:p>
    <w:p w:rsidR="00B959BC" w:rsidRDefault="00822802">
      <w:pPr>
        <w:spacing w:line="360" w:lineRule="auto"/>
        <w:rPr>
          <w:sz w:val="22"/>
          <w:szCs w:val="22"/>
          <w:highlight w:val="yellow"/>
        </w:rPr>
      </w:pPr>
      <w:r>
        <w:rPr>
          <w:sz w:val="22"/>
          <w:szCs w:val="22"/>
        </w:rPr>
        <w:t xml:space="preserve">Unidades do </w:t>
      </w:r>
      <w:proofErr w:type="spellStart"/>
      <w:r>
        <w:rPr>
          <w:sz w:val="22"/>
          <w:szCs w:val="22"/>
        </w:rPr>
        <w:t>Arduino</w:t>
      </w:r>
      <w:proofErr w:type="spellEnd"/>
      <w:r>
        <w:rPr>
          <w:sz w:val="22"/>
          <w:szCs w:val="22"/>
        </w:rPr>
        <w:t xml:space="preserve"> UNO podem ser encontradas no Brasil por cerca de R$70,00 cada. Já o ESP32, está disponível por cerca de R$40,00 cada.</w:t>
      </w:r>
    </w:p>
    <w:p w:rsidR="00B959BC" w:rsidDel="00AD3264" w:rsidRDefault="00B959BC">
      <w:pPr>
        <w:spacing w:line="360" w:lineRule="auto"/>
        <w:rPr>
          <w:del w:id="543" w:author="Lucas Abdalla Menezes" w:date="2020-03-08T15:56:00Z"/>
          <w:sz w:val="22"/>
          <w:szCs w:val="22"/>
          <w:highlight w:val="yellow"/>
        </w:rPr>
      </w:pPr>
    </w:p>
    <w:p w:rsidR="00AD3264" w:rsidRDefault="00AD3264">
      <w:pPr>
        <w:spacing w:line="360" w:lineRule="auto"/>
        <w:rPr>
          <w:ins w:id="544" w:author="Lucas Abdalla Menezes" w:date="2020-03-08T19:48:00Z"/>
          <w:sz w:val="22"/>
          <w:szCs w:val="22"/>
          <w:highlight w:val="yellow"/>
        </w:rPr>
      </w:pPr>
    </w:p>
    <w:p w:rsidR="00401E3F" w:rsidRDefault="00401E3F">
      <w:pPr>
        <w:spacing w:line="360" w:lineRule="auto"/>
        <w:rPr>
          <w:ins w:id="545" w:author="Lucas Abdalla Menezes" w:date="2020-03-08T15:56:00Z"/>
          <w:sz w:val="22"/>
          <w:szCs w:val="22"/>
          <w:highlight w:val="yellow"/>
        </w:rPr>
      </w:pPr>
    </w:p>
    <w:p w:rsidR="00B959BC" w:rsidRPr="00460337" w:rsidRDefault="00822802">
      <w:pPr>
        <w:spacing w:line="360" w:lineRule="auto"/>
        <w:rPr>
          <w:sz w:val="22"/>
          <w:szCs w:val="22"/>
          <w:highlight w:val="yellow"/>
          <w:u w:val="single"/>
          <w:rPrChange w:id="546" w:author="Lucas Abdalla Menezes" w:date="2020-03-07T23:17:00Z">
            <w:rPr>
              <w:sz w:val="22"/>
              <w:szCs w:val="22"/>
              <w:highlight w:val="yellow"/>
            </w:rPr>
          </w:rPrChange>
        </w:rPr>
      </w:pPr>
      <w:del w:id="547" w:author="Lucas Abdalla Menezes" w:date="2020-03-08T15:56:00Z">
        <w:r w:rsidDel="00401E3F">
          <w:rPr>
            <w:sz w:val="22"/>
            <w:szCs w:val="22"/>
          </w:rPr>
          <w:delText xml:space="preserve"> </w:delText>
        </w:r>
        <w:r w:rsidDel="00401E3F">
          <w:rPr>
            <w:sz w:val="22"/>
            <w:szCs w:val="22"/>
            <w:highlight w:val="yellow"/>
          </w:rPr>
          <w:delText>.</w:delText>
        </w:r>
      </w:del>
      <w:r>
        <w:rPr>
          <w:sz w:val="22"/>
          <w:szCs w:val="22"/>
        </w:rPr>
        <w:t xml:space="preserve"> Uma foto do dispositivo utilizado, montado em uma placa de desenvolvimento ESP32 DEVKIT V4 [9] se encontra na </w:t>
      </w:r>
      <w:r>
        <w:rPr>
          <w:sz w:val="22"/>
          <w:szCs w:val="22"/>
        </w:rPr>
        <w:fldChar w:fldCharType="begin"/>
      </w:r>
      <w:r>
        <w:rPr>
          <w:sz w:val="22"/>
          <w:szCs w:val="22"/>
        </w:rPr>
        <w:instrText>REF Ref_Figura4_label_and_number \h</w:instrText>
      </w:r>
      <w:r>
        <w:rPr>
          <w:sz w:val="22"/>
          <w:szCs w:val="22"/>
        </w:rPr>
      </w:r>
      <w:r>
        <w:rPr>
          <w:sz w:val="22"/>
          <w:szCs w:val="22"/>
        </w:rPr>
        <w:fldChar w:fldCharType="separate"/>
      </w:r>
      <w:r>
        <w:rPr>
          <w:sz w:val="22"/>
          <w:szCs w:val="22"/>
        </w:rPr>
        <w:t>Figura 5</w:t>
      </w:r>
      <w:r>
        <w:rPr>
          <w:sz w:val="22"/>
          <w:szCs w:val="22"/>
        </w:rPr>
        <w:fldChar w:fldCharType="end"/>
      </w:r>
      <w:del w:id="548" w:author="Lucas Abdalla Menezes" w:date="2020-03-07T23:17:00Z">
        <w:r w:rsidDel="00460337">
          <w:rPr>
            <w:sz w:val="22"/>
            <w:szCs w:val="22"/>
          </w:rPr>
          <w:delText>.</w:delText>
        </w:r>
      </w:del>
      <w:r>
        <w:rPr>
          <w:sz w:val="22"/>
          <w:szCs w:val="22"/>
        </w:rPr>
        <w:t>.</w:t>
      </w:r>
    </w:p>
    <w:p w:rsidR="00B959BC" w:rsidRDefault="00B959BC">
      <w:pPr>
        <w:spacing w:line="360" w:lineRule="auto"/>
      </w:pPr>
    </w:p>
    <w:p w:rsidR="00B959BC" w:rsidRDefault="00822802">
      <w:pPr>
        <w:spacing w:line="360" w:lineRule="auto"/>
      </w:pPr>
      <w:r>
        <w:rPr>
          <w:noProof/>
          <w:lang w:eastAsia="pt-BR"/>
        </w:rPr>
        <mc:AlternateContent>
          <mc:Choice Requires="wps">
            <w:drawing>
              <wp:anchor distT="0" distB="0" distL="0" distR="0" simplePos="0" relativeHeight="3" behindDoc="0" locked="0" layoutInCell="1" allowOverlap="1">
                <wp:simplePos x="0" y="0"/>
                <wp:positionH relativeFrom="column">
                  <wp:posOffset>2320925</wp:posOffset>
                </wp:positionH>
                <wp:positionV relativeFrom="paragraph">
                  <wp:posOffset>28575</wp:posOffset>
                </wp:positionV>
                <wp:extent cx="1654810" cy="2971800"/>
                <wp:effectExtent l="0" t="0" r="0" b="0"/>
                <wp:wrapSquare wrapText="largest"/>
                <wp:docPr id="20" name="Quadro8"/>
                <wp:cNvGraphicFramePr/>
                <a:graphic xmlns:a="http://schemas.openxmlformats.org/drawingml/2006/main">
                  <a:graphicData uri="http://schemas.microsoft.com/office/word/2010/wordprocessingShape">
                    <wps:wsp>
                      <wps:cNvSpPr/>
                      <wps:spPr>
                        <a:xfrm>
                          <a:off x="0" y="0"/>
                          <a:ext cx="1654200" cy="2971080"/>
                        </a:xfrm>
                        <a:prstGeom prst="rect">
                          <a:avLst/>
                        </a:prstGeom>
                        <a:noFill/>
                        <a:ln>
                          <a:noFill/>
                        </a:ln>
                      </wps:spPr>
                      <wps:style>
                        <a:lnRef idx="0">
                          <a:scrgbClr r="0" g="0" b="0"/>
                        </a:lnRef>
                        <a:fillRef idx="0">
                          <a:scrgbClr r="0" g="0" b="0"/>
                        </a:fillRef>
                        <a:effectRef idx="0">
                          <a:scrgbClr r="0" g="0" b="0"/>
                        </a:effectRef>
                        <a:fontRef idx="minor"/>
                      </wps:style>
                      <wps:txbx>
                        <w:txbxContent>
                          <w:p w:rsidR="0025640B" w:rsidRDefault="0025640B">
                            <w:pPr>
                              <w:pStyle w:val="Figura"/>
                            </w:pPr>
                            <w:r>
                              <w:rPr>
                                <w:noProof/>
                                <w:lang w:eastAsia="pt-BR"/>
                              </w:rPr>
                              <w:drawing>
                                <wp:inline distT="0" distB="0" distL="0" distR="0">
                                  <wp:extent cx="1654175" cy="2511425"/>
                                  <wp:effectExtent l="0" t="0" r="0"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8"/>
                                          <pic:cNvPicPr>
                                            <a:picLocks noChangeAspect="1" noChangeArrowheads="1"/>
                                          </pic:cNvPicPr>
                                        </pic:nvPicPr>
                                        <pic:blipFill>
                                          <a:blip r:embed="rId13"/>
                                          <a:srcRect l="-152" t="-100" r="-152" b="-100"/>
                                          <a:stretch>
                                            <a:fillRect/>
                                          </a:stretch>
                                        </pic:blipFill>
                                        <pic:spPr bwMode="auto">
                                          <a:xfrm>
                                            <a:off x="0" y="0"/>
                                            <a:ext cx="1654175" cy="2511425"/>
                                          </a:xfrm>
                                          <a:prstGeom prst="rect">
                                            <a:avLst/>
                                          </a:prstGeom>
                                        </pic:spPr>
                                      </pic:pic>
                                    </a:graphicData>
                                  </a:graphic>
                                </wp:inline>
                              </w:drawing>
                            </w:r>
                            <w:r>
                              <w:rPr>
                                <w:vanish/>
                                <w:rPrChange w:id="549" w:author="Lucas Abdalla" w:date="2020-03-07T16:30:00Z">
                                  <w:rPr/>
                                </w:rPrChange>
                              </w:rPr>
                              <w:br/>
                            </w:r>
                            <w:bookmarkStart w:id="550" w:name="Ref_Figura4_label_and_number"/>
                            <w:r>
                              <w:t xml:space="preserve">Figura </w:t>
                            </w:r>
                            <w:r>
                              <w:fldChar w:fldCharType="begin"/>
                            </w:r>
                            <w:r>
                              <w:instrText>SEQ Figura \* ARABIC</w:instrText>
                            </w:r>
                            <w:r>
                              <w:fldChar w:fldCharType="separate"/>
                            </w:r>
                            <w:ins w:id="551" w:author="Lucas Abdalla Menezes" w:date="2020-03-08T19:46:00Z">
                              <w:r w:rsidR="00F41BF3">
                                <w:rPr>
                                  <w:noProof/>
                                </w:rPr>
                                <w:t>5</w:t>
                              </w:r>
                            </w:ins>
                            <w:del w:id="552" w:author="Lucas Abdalla Menezes" w:date="2020-03-08T13:42:00Z">
                              <w:r w:rsidDel="008D6EB2">
                                <w:rPr>
                                  <w:noProof/>
                                </w:rPr>
                                <w:delText>5</w:delText>
                              </w:r>
                            </w:del>
                            <w:r>
                              <w:fldChar w:fldCharType="end"/>
                            </w:r>
                            <w:bookmarkEnd w:id="550"/>
                            <w:r>
                              <w:t>: ESP32 DEVKIT V4</w:t>
                            </w:r>
                          </w:p>
                        </w:txbxContent>
                      </wps:txbx>
                      <wps:bodyPr lIns="0" tIns="0" rIns="0" bIns="0">
                        <a:noAutofit/>
                      </wps:bodyPr>
                    </wps:wsp>
                  </a:graphicData>
                </a:graphic>
              </wp:anchor>
            </w:drawing>
          </mc:Choice>
          <mc:Fallback>
            <w:pict>
              <v:rect id="Quadro8" o:spid="_x0000_s1034" style="position:absolute;margin-left:182.75pt;margin-top:2.25pt;width:130.3pt;height:234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" filled="f" stroked="f">
                <v:textbox inset="0,0,0,0">
                  <w:txbxContent>
                    <w:p w:rsidR="0025640B" w:rsidRDefault="0025640B">
                      <w:pPr>
                        <w:pStyle w:val="Figura"/>
                      </w:pPr>
                      <w:r>
                        <w:rPr>
                          <w:noProof/>
                          <w:lang w:eastAsia="pt-BR"/>
                        </w:rPr>
                        <w:drawing>
                          <wp:inline distT="0" distB="0" distL="0" distR="0">
                            <wp:extent cx="1654175" cy="2511425"/>
                            <wp:effectExtent l="0" t="0" r="0"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8"/>
                                    <pic:cNvPicPr>
                                      <a:picLocks noChangeAspect="1" noChangeArrowheads="1"/>
                                    </pic:cNvPicPr>
                                  </pic:nvPicPr>
                                  <pic:blipFill>
                                    <a:blip r:embed="rId13"/>
                                    <a:srcRect l="-152" t="-100" r="-152" b="-100"/>
                                    <a:stretch>
                                      <a:fillRect/>
                                    </a:stretch>
                                  </pic:blipFill>
                                  <pic:spPr bwMode="auto">
                                    <a:xfrm>
                                      <a:off x="0" y="0"/>
                                      <a:ext cx="1654175" cy="2511425"/>
                                    </a:xfrm>
                                    <a:prstGeom prst="rect">
                                      <a:avLst/>
                                    </a:prstGeom>
                                  </pic:spPr>
                                </pic:pic>
                              </a:graphicData>
                            </a:graphic>
                          </wp:inline>
                        </w:drawing>
                      </w:r>
                      <w:r>
                        <w:rPr>
                          <w:vanish/>
                          <w:rPrChange w:id="553" w:author="Lucas Abdalla" w:date="2020-03-07T16:30:00Z">
                            <w:rPr/>
                          </w:rPrChange>
                        </w:rPr>
                        <w:br/>
                      </w:r>
                      <w:bookmarkStart w:id="554" w:name="Ref_Figura4_label_and_number"/>
                      <w:r>
                        <w:t xml:space="preserve">Figura </w:t>
                      </w:r>
                      <w:r>
                        <w:fldChar w:fldCharType="begin"/>
                      </w:r>
                      <w:r>
                        <w:instrText>SEQ Figura \* ARABIC</w:instrText>
                      </w:r>
                      <w:r>
                        <w:fldChar w:fldCharType="separate"/>
                      </w:r>
                      <w:ins w:id="555" w:author="Lucas Abdalla Menezes" w:date="2020-03-08T19:46:00Z">
                        <w:r w:rsidR="00F41BF3">
                          <w:rPr>
                            <w:noProof/>
                          </w:rPr>
                          <w:t>5</w:t>
                        </w:r>
                      </w:ins>
                      <w:del w:id="556" w:author="Lucas Abdalla Menezes" w:date="2020-03-08T13:42:00Z">
                        <w:r w:rsidDel="008D6EB2">
                          <w:rPr>
                            <w:noProof/>
                          </w:rPr>
                          <w:delText>5</w:delText>
                        </w:r>
                      </w:del>
                      <w:r>
                        <w:fldChar w:fldCharType="end"/>
                      </w:r>
                      <w:bookmarkEnd w:id="554"/>
                      <w:r>
                        <w:t>: ESP32 DEVKIT V4</w:t>
                      </w:r>
                    </w:p>
                  </w:txbxContent>
                </v:textbox>
                <w10:wrap type="square" side="largest"/>
              </v:rect>
            </w:pict>
          </mc:Fallback>
        </mc:AlternateContent>
      </w: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B959BC">
      <w:pPr>
        <w:spacing w:line="360" w:lineRule="auto"/>
      </w:pPr>
    </w:p>
    <w:p w:rsidR="00B959BC" w:rsidRDefault="00822802">
      <w:pPr>
        <w:spacing w:line="360" w:lineRule="auto"/>
        <w:rPr>
          <w:sz w:val="22"/>
          <w:szCs w:val="22"/>
          <w:highlight w:val="yellow"/>
        </w:rPr>
      </w:pPr>
      <w:r>
        <w:rPr>
          <w:sz w:val="22"/>
          <w:szCs w:val="22"/>
        </w:rPr>
        <w:lastRenderedPageBreak/>
        <w:t xml:space="preserve">Juntando as três partes isoladas num diagrama, temos: </w:t>
      </w:r>
    </w:p>
    <w:p w:rsidR="00B959BC" w:rsidRPr="00ED1A14" w:rsidRDefault="00822802">
      <w:pPr>
        <w:spacing w:line="360" w:lineRule="auto"/>
        <w:rPr>
          <w:sz w:val="72"/>
          <w:szCs w:val="72"/>
          <w:rPrChange w:id="557" w:author="Lucas Abdalla Menezes" w:date="2020-03-08T19:48:00Z">
            <w:rPr/>
          </w:rPrChange>
        </w:rPr>
      </w:pPr>
      <w:del w:id="558" w:author="Lucas Abdalla Menezes" w:date="2020-03-08T19:48:00Z">
        <w:r w:rsidDel="00ED1A14">
          <w:rPr>
            <w:noProof/>
            <w:lang w:eastAsia="pt-BR"/>
          </w:rPr>
          <w:drawing>
            <wp:anchor distT="0" distB="0" distL="0" distR="0" simplePos="0" relativeHeight="4" behindDoc="0" locked="0" layoutInCell="1" allowOverlap="1">
              <wp:simplePos x="0" y="0"/>
              <wp:positionH relativeFrom="column">
                <wp:posOffset>0</wp:posOffset>
              </wp:positionH>
              <wp:positionV relativeFrom="paragraph">
                <wp:posOffset>95250</wp:posOffset>
              </wp:positionV>
              <wp:extent cx="6296660" cy="3630930"/>
              <wp:effectExtent l="0" t="0" r="0" b="0"/>
              <wp:wrapSquare wrapText="largest"/>
              <wp:docPr id="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9"/>
                      <pic:cNvPicPr>
                        <a:picLocks noChangeAspect="1" noChangeArrowheads="1"/>
                      </pic:cNvPicPr>
                    </pic:nvPicPr>
                    <pic:blipFill>
                      <a:blip r:embed="rId14"/>
                      <a:srcRect l="-29" t="-49" r="-29" b="980"/>
                      <a:stretch>
                        <a:fillRect/>
                      </a:stretch>
                    </pic:blipFill>
                    <pic:spPr bwMode="auto">
                      <a:xfrm>
                        <a:off x="0" y="0"/>
                        <a:ext cx="6296660" cy="3630930"/>
                      </a:xfrm>
                      <a:prstGeom prst="rect">
                        <a:avLst/>
                      </a:prstGeom>
                    </pic:spPr>
                  </pic:pic>
                </a:graphicData>
              </a:graphic>
            </wp:anchor>
          </w:drawing>
        </w:r>
      </w:del>
      <w:ins w:id="559" w:author="Lucas Abdalla Menezes" w:date="2020-03-08T19:48:00Z">
        <w:r w:rsidR="00ED1A14">
          <w:rPr>
            <w:sz w:val="72"/>
            <w:szCs w:val="72"/>
          </w:rPr>
          <w:t>DIAGRAMA COMPLETO DO AMBIENTE</w:t>
        </w:r>
      </w:ins>
    </w:p>
    <w:p w:rsidR="00B959BC" w:rsidRDefault="00822802">
      <w:pPr>
        <w:spacing w:line="360" w:lineRule="auto"/>
      </w:pPr>
      <w:r>
        <w:rPr>
          <w:sz w:val="22"/>
          <w:szCs w:val="22"/>
        </w:rPr>
        <w:t>Reproduzindo, temos:</w:t>
      </w:r>
    </w:p>
    <w:p w:rsidR="00B959BC" w:rsidRDefault="00822802">
      <w:pPr>
        <w:spacing w:line="360" w:lineRule="auto"/>
        <w:rPr>
          <w:sz w:val="22"/>
          <w:szCs w:val="22"/>
        </w:rPr>
      </w:pPr>
      <w:r>
        <w:rPr>
          <w:noProof/>
          <w:sz w:val="22"/>
          <w:szCs w:val="22"/>
          <w:lang w:eastAsia="pt-BR"/>
        </w:rPr>
        <mc:AlternateContent>
          <mc:Choice Requires="wps">
            <w:drawing>
              <wp:anchor distT="0" distB="0" distL="0" distR="0" simplePos="0" relativeHeight="6" behindDoc="0" locked="0" layoutInCell="1" allowOverlap="1">
                <wp:simplePos x="0" y="0"/>
                <wp:positionH relativeFrom="column">
                  <wp:posOffset>607695</wp:posOffset>
                </wp:positionH>
                <wp:positionV relativeFrom="paragraph">
                  <wp:posOffset>99060</wp:posOffset>
                </wp:positionV>
                <wp:extent cx="5097145" cy="3235960"/>
                <wp:effectExtent l="0" t="0" r="8255" b="2540"/>
                <wp:wrapSquare wrapText="largest"/>
                <wp:docPr id="25" name="Quadro9"/>
                <wp:cNvGraphicFramePr/>
                <a:graphic xmlns:a="http://schemas.openxmlformats.org/drawingml/2006/main">
                  <a:graphicData uri="http://schemas.microsoft.com/office/word/2010/wordprocessingShape">
                    <wps:wsp>
                      <wps:cNvSpPr/>
                      <wps:spPr>
                        <a:xfrm>
                          <a:off x="0" y="0"/>
                          <a:ext cx="5097145" cy="3235960"/>
                        </a:xfrm>
                        <a:prstGeom prst="rect">
                          <a:avLst/>
                        </a:prstGeom>
                        <a:noFill/>
                        <a:ln>
                          <a:noFill/>
                        </a:ln>
                      </wps:spPr>
                      <wps:style>
                        <a:lnRef idx="0">
                          <a:scrgbClr r="0" g="0" b="0"/>
                        </a:lnRef>
                        <a:fillRef idx="0">
                          <a:scrgbClr r="0" g="0" b="0"/>
                        </a:fillRef>
                        <a:effectRef idx="0">
                          <a:scrgbClr r="0" g="0" b="0"/>
                        </a:effectRef>
                        <a:fontRef idx="minor"/>
                      </wps:style>
                      <wps:txbx>
                        <w:txbxContent>
                          <w:p w:rsidR="0025640B" w:rsidRDefault="0025640B">
                            <w:pPr>
                              <w:pStyle w:val="Figura"/>
                              <w:jc w:val="center"/>
                              <w:rPr>
                                <w:ins w:id="560" w:author="Lucas Abdalla Menezes" w:date="2020-03-08T15:56:00Z"/>
                              </w:rPr>
                            </w:pPr>
                            <w:r>
                              <w:rPr>
                                <w:noProof/>
                                <w:lang w:eastAsia="pt-BR"/>
                              </w:rPr>
                              <w:drawing>
                                <wp:inline distT="0" distB="0" distL="0" distR="0">
                                  <wp:extent cx="4381528" cy="2840051"/>
                                  <wp:effectExtent l="0" t="0" r="0" b="0"/>
                                  <wp:docPr id="2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1"/>
                                          <pic:cNvPicPr>
                                            <a:picLocks noChangeAspect="1" noChangeArrowheads="1"/>
                                          </pic:cNvPicPr>
                                        </pic:nvPicPr>
                                        <pic:blipFill>
                                          <a:blip r:embed="rId15"/>
                                          <a:srcRect l="-7" t="-11" r="-7" b="-11"/>
                                          <a:stretch>
                                            <a:fillRect/>
                                          </a:stretch>
                                        </pic:blipFill>
                                        <pic:spPr bwMode="auto">
                                          <a:xfrm>
                                            <a:off x="0" y="0"/>
                                            <a:ext cx="4393563" cy="2847852"/>
                                          </a:xfrm>
                                          <a:prstGeom prst="rect">
                                            <a:avLst/>
                                          </a:prstGeom>
                                        </pic:spPr>
                                      </pic:pic>
                                    </a:graphicData>
                                  </a:graphic>
                                </wp:inline>
                              </w:drawing>
                            </w:r>
                          </w:p>
                          <w:p w:rsidR="0025640B" w:rsidRDefault="0025640B">
                            <w:pPr>
                              <w:pStyle w:val="Figura"/>
                              <w:jc w:val="center"/>
                            </w:pPr>
                            <w:r>
                              <w:rPr>
                                <w:vanish/>
                                <w:rPrChange w:id="561" w:author="Lucas Abdalla" w:date="2020-03-07T16:33:00Z">
                                  <w:rPr/>
                                </w:rPrChange>
                              </w:rPr>
                              <w:br/>
                            </w:r>
                            <w:r>
                              <w:t xml:space="preserve">Figura </w:t>
                            </w:r>
                            <w:r>
                              <w:fldChar w:fldCharType="begin"/>
                            </w:r>
                            <w:r>
                              <w:instrText>SEQ Figura \* ARABIC</w:instrText>
                            </w:r>
                            <w:r>
                              <w:fldChar w:fldCharType="separate"/>
                            </w:r>
                            <w:ins w:id="562" w:author="Lucas Abdalla Menezes" w:date="2020-03-08T19:46:00Z">
                              <w:r w:rsidR="00F41BF3">
                                <w:rPr>
                                  <w:noProof/>
                                </w:rPr>
                                <w:t>6</w:t>
                              </w:r>
                            </w:ins>
                            <w:del w:id="563" w:author="Lucas Abdalla Menezes" w:date="2020-03-08T13:42:00Z">
                              <w:r w:rsidDel="008D6EB2">
                                <w:rPr>
                                  <w:noProof/>
                                </w:rPr>
                                <w:delText>6</w:delText>
                              </w:r>
                            </w:del>
                            <w:r>
                              <w:fldChar w:fldCharType="end"/>
                            </w:r>
                            <w:r>
                              <w:t>: Bancada de testes</w:t>
                            </w:r>
                          </w:p>
                        </w:txbxContent>
                      </wps:txbx>
                      <wps:bodyPr wrap="square" lIns="0" tIns="0" rIns="0" bIns="0">
                        <a:noAutofit/>
                      </wps:bodyPr>
                    </wps:wsp>
                  </a:graphicData>
                </a:graphic>
                <wp14:sizeRelV relativeFrom="margin">
                  <wp14:pctHeight>0</wp14:pctHeight>
                </wp14:sizeRelV>
              </wp:anchor>
            </w:drawing>
          </mc:Choice>
          <mc:Fallback>
            <w:pict>
              <v:rect id="Quadro9" o:spid="_x0000_s1035" style="position:absolute;margin-left:47.85pt;margin-top:7.8pt;width:401.35pt;height:254.8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" filled="f" stroked="f">
                <v:textbox inset="0,0,0,0">
                  <w:txbxContent>
                    <w:p w:rsidR="0025640B" w:rsidRDefault="0025640B">
                      <w:pPr>
                        <w:pStyle w:val="Figura"/>
                        <w:jc w:val="center"/>
                        <w:rPr>
                          <w:ins w:id="564" w:author="Lucas Abdalla Menezes" w:date="2020-03-08T15:56:00Z"/>
                        </w:rPr>
                      </w:pPr>
                      <w:r>
                        <w:rPr>
                          <w:noProof/>
                          <w:lang w:eastAsia="pt-BR"/>
                        </w:rPr>
                        <w:drawing>
                          <wp:inline distT="0" distB="0" distL="0" distR="0">
                            <wp:extent cx="4381528" cy="2840051"/>
                            <wp:effectExtent l="0" t="0" r="0" b="0"/>
                            <wp:docPr id="2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1"/>
                                    <pic:cNvPicPr>
                                      <a:picLocks noChangeAspect="1" noChangeArrowheads="1"/>
                                    </pic:cNvPicPr>
                                  </pic:nvPicPr>
                                  <pic:blipFill>
                                    <a:blip r:embed="rId15"/>
                                    <a:srcRect l="-7" t="-11" r="-7" b="-11"/>
                                    <a:stretch>
                                      <a:fillRect/>
                                    </a:stretch>
                                  </pic:blipFill>
                                  <pic:spPr bwMode="auto">
                                    <a:xfrm>
                                      <a:off x="0" y="0"/>
                                      <a:ext cx="4393563" cy="2847852"/>
                                    </a:xfrm>
                                    <a:prstGeom prst="rect">
                                      <a:avLst/>
                                    </a:prstGeom>
                                  </pic:spPr>
                                </pic:pic>
                              </a:graphicData>
                            </a:graphic>
                          </wp:inline>
                        </w:drawing>
                      </w:r>
                    </w:p>
                    <w:p w:rsidR="0025640B" w:rsidRDefault="0025640B">
                      <w:pPr>
                        <w:pStyle w:val="Figura"/>
                        <w:jc w:val="center"/>
                      </w:pPr>
                      <w:r>
                        <w:rPr>
                          <w:vanish/>
                          <w:rPrChange w:id="565" w:author="Lucas Abdalla" w:date="2020-03-07T16:33:00Z">
                            <w:rPr/>
                          </w:rPrChange>
                        </w:rPr>
                        <w:br/>
                      </w:r>
                      <w:r>
                        <w:t xml:space="preserve">Figura </w:t>
                      </w:r>
                      <w:r>
                        <w:fldChar w:fldCharType="begin"/>
                      </w:r>
                      <w:r>
                        <w:instrText>SEQ Figura \* ARABIC</w:instrText>
                      </w:r>
                      <w:r>
                        <w:fldChar w:fldCharType="separate"/>
                      </w:r>
                      <w:ins w:id="566" w:author="Lucas Abdalla Menezes" w:date="2020-03-08T19:46:00Z">
                        <w:r w:rsidR="00F41BF3">
                          <w:rPr>
                            <w:noProof/>
                          </w:rPr>
                          <w:t>6</w:t>
                        </w:r>
                      </w:ins>
                      <w:del w:id="567" w:author="Lucas Abdalla Menezes" w:date="2020-03-08T13:42:00Z">
                        <w:r w:rsidDel="008D6EB2">
                          <w:rPr>
                            <w:noProof/>
                          </w:rPr>
                          <w:delText>6</w:delText>
                        </w:r>
                      </w:del>
                      <w:r>
                        <w:fldChar w:fldCharType="end"/>
                      </w:r>
                      <w:r>
                        <w:t>: Bancada de testes</w:t>
                      </w:r>
                    </w:p>
                  </w:txbxContent>
                </v:textbox>
                <w10:wrap type="square" side="largest"/>
              </v:rect>
            </w:pict>
          </mc:Fallback>
        </mc:AlternateContent>
      </w: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RDefault="00B959BC">
      <w:pPr>
        <w:spacing w:line="360" w:lineRule="auto"/>
        <w:rPr>
          <w:sz w:val="22"/>
          <w:szCs w:val="22"/>
        </w:rPr>
      </w:pPr>
    </w:p>
    <w:p w:rsidR="00B959BC" w:rsidDel="00590D44" w:rsidRDefault="00B959BC">
      <w:pPr>
        <w:spacing w:line="360" w:lineRule="auto"/>
        <w:rPr>
          <w:ins w:id="568" w:author="Lucas Abdalla Menezes" w:date="2020-03-07T23:17:00Z"/>
          <w:del w:id="569" w:author="Lucas Abdalla Menezes" w:date="2020-03-08T15:56:00Z"/>
          <w:sz w:val="22"/>
          <w:szCs w:val="22"/>
        </w:rPr>
      </w:pPr>
    </w:p>
    <w:p w:rsidR="00460337" w:rsidRDefault="00460337">
      <w:pPr>
        <w:spacing w:line="360" w:lineRule="auto"/>
        <w:rPr>
          <w:ins w:id="570" w:author="Lucas Abdalla Menezes" w:date="2020-03-07T23:17:00Z"/>
          <w:sz w:val="22"/>
          <w:szCs w:val="22"/>
        </w:rPr>
      </w:pPr>
    </w:p>
    <w:p w:rsidR="00460337" w:rsidRDefault="00460337">
      <w:pPr>
        <w:spacing w:line="360" w:lineRule="auto"/>
        <w:rPr>
          <w:sz w:val="22"/>
          <w:szCs w:val="22"/>
        </w:rPr>
      </w:pPr>
    </w:p>
    <w:p w:rsidR="00B959BC" w:rsidRDefault="00822802">
      <w:pPr>
        <w:spacing w:line="360" w:lineRule="auto"/>
      </w:pPr>
      <w:r>
        <w:rPr>
          <w:b/>
          <w:bCs/>
          <w:sz w:val="22"/>
          <w:szCs w:val="22"/>
        </w:rPr>
        <w:t>4.2 Produção de um código para o ESP32 que faça a leitura da corrente que passa pelo TC.</w:t>
      </w:r>
    </w:p>
    <w:p w:rsidR="00B959BC" w:rsidRDefault="00822802">
      <w:pPr>
        <w:spacing w:line="360" w:lineRule="auto"/>
      </w:pPr>
      <w:r>
        <w:rPr>
          <w:b/>
          <w:bCs/>
          <w:sz w:val="22"/>
          <w:szCs w:val="22"/>
        </w:rPr>
        <w:t xml:space="preserve">    4.2.1 Idealização do Código</w:t>
      </w:r>
    </w:p>
    <w:p w:rsidR="00B959BC" w:rsidRDefault="00822802">
      <w:pPr>
        <w:spacing w:line="360" w:lineRule="auto"/>
      </w:pPr>
      <w:r>
        <w:rPr>
          <w:sz w:val="22"/>
          <w:szCs w:val="22"/>
        </w:rPr>
        <w:tab/>
        <w:t>Começando o desenvolvimento do código, o desafio se dá em identificar o quão rápido pode ser a frequência de amostragem, uma vez que o código seja escrito da forma mais otimizada possível.</w:t>
      </w:r>
    </w:p>
    <w:p w:rsidR="00B959BC" w:rsidRDefault="00822802">
      <w:pPr>
        <w:spacing w:line="360" w:lineRule="auto"/>
        <w:rPr>
          <w:ins w:id="571" w:author="Lucas Abdalla Menezes" w:date="2020-03-08T19:49:00Z"/>
          <w:sz w:val="22"/>
          <w:szCs w:val="22"/>
        </w:rPr>
      </w:pPr>
      <w:r>
        <w:rPr>
          <w:sz w:val="22"/>
          <w:szCs w:val="22"/>
        </w:rPr>
        <w:tab/>
        <w:t xml:space="preserve">O ESP32, consegue receber códigos de </w:t>
      </w:r>
      <w:proofErr w:type="spellStart"/>
      <w:r>
        <w:rPr>
          <w:i/>
          <w:iCs/>
          <w:sz w:val="22"/>
          <w:szCs w:val="22"/>
        </w:rPr>
        <w:t>Micro-Python</w:t>
      </w:r>
      <w:proofErr w:type="spellEnd"/>
      <w:r>
        <w:rPr>
          <w:sz w:val="22"/>
          <w:szCs w:val="22"/>
        </w:rPr>
        <w:t xml:space="preserve"> ou </w:t>
      </w:r>
      <w:r>
        <w:rPr>
          <w:i/>
          <w:iCs/>
          <w:sz w:val="22"/>
          <w:szCs w:val="22"/>
        </w:rPr>
        <w:t xml:space="preserve">C/C++, </w:t>
      </w:r>
      <w:r>
        <w:rPr>
          <w:sz w:val="22"/>
          <w:szCs w:val="22"/>
        </w:rPr>
        <w:t xml:space="preserve">como os demais </w:t>
      </w:r>
      <w:proofErr w:type="spellStart"/>
      <w:r>
        <w:rPr>
          <w:sz w:val="22"/>
          <w:szCs w:val="22"/>
        </w:rPr>
        <w:t>microcontroladores</w:t>
      </w:r>
      <w:proofErr w:type="spellEnd"/>
      <w:r>
        <w:rPr>
          <w:sz w:val="22"/>
          <w:szCs w:val="22"/>
        </w:rPr>
        <w:t xml:space="preserve"> do mercado. Utilizando </w:t>
      </w:r>
      <w:proofErr w:type="spellStart"/>
      <w:r>
        <w:rPr>
          <w:sz w:val="22"/>
          <w:szCs w:val="22"/>
        </w:rPr>
        <w:t>Micro-Python</w:t>
      </w:r>
      <w:proofErr w:type="spellEnd"/>
      <w:r>
        <w:rPr>
          <w:sz w:val="22"/>
          <w:szCs w:val="22"/>
        </w:rPr>
        <w:t xml:space="preserve">, foi verificado que esse era muito inconstante e pouco confiável para tempos exatos de amostragem. Um simples código como o seguinte, gerava valores muitos distintos para cada valor da variável TEMPO_DA_ITERACAO, variando </w:t>
      </w:r>
      <w:proofErr w:type="gramStart"/>
      <w:r>
        <w:rPr>
          <w:sz w:val="22"/>
          <w:szCs w:val="22"/>
        </w:rPr>
        <w:t>de</w:t>
      </w:r>
      <w:ins w:id="572" w:author="Lucas Abdalla Menezes" w:date="2020-03-08T14:05:00Z">
        <w:r w:rsidR="000F75D4">
          <w:rPr>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200, 500</m:t>
              </m:r>
            </m:e>
          </m:d>
          <m:r>
            <w:rPr>
              <w:rFonts w:ascii="Cambria Math" w:hAnsi="Cambria Math"/>
              <w:sz w:val="22"/>
              <w:szCs w:val="22"/>
            </w:rPr>
            <m:t xml:space="preserve"> us</m:t>
          </m:r>
        </m:oMath>
      </w:ins>
      <w:del w:id="573" w:author="Lucas Abdalla Menezes" w:date="2020-03-08T14:05:00Z">
        <w:r w:rsidDel="000F75D4">
          <w:rPr>
            <w:sz w:val="22"/>
            <w:szCs w:val="22"/>
          </w:rPr>
          <w:delText xml:space="preserve"> [200,500] us</w:delText>
        </w:r>
      </w:del>
      <w:r>
        <w:rPr>
          <w:sz w:val="22"/>
          <w:szCs w:val="22"/>
        </w:rPr>
        <w:t>.</w:t>
      </w:r>
      <w:proofErr w:type="gramEnd"/>
      <w:r>
        <w:rPr>
          <w:sz w:val="22"/>
          <w:szCs w:val="22"/>
        </w:rPr>
        <w:t xml:space="preserve"> Isso ocorre, por falta de otimização na conversão de </w:t>
      </w:r>
      <w:proofErr w:type="spellStart"/>
      <w:r>
        <w:rPr>
          <w:sz w:val="22"/>
          <w:szCs w:val="22"/>
        </w:rPr>
        <w:t>Micro-Python</w:t>
      </w:r>
      <w:proofErr w:type="spellEnd"/>
      <w:r>
        <w:rPr>
          <w:sz w:val="22"/>
          <w:szCs w:val="22"/>
        </w:rPr>
        <w:t xml:space="preserve"> para C.</w:t>
      </w:r>
    </w:p>
    <w:p w:rsidR="00ED1A14" w:rsidRDefault="00ED1A14">
      <w:pPr>
        <w:spacing w:line="360" w:lineRule="auto"/>
        <w:rPr>
          <w:ins w:id="574" w:author="Lucas Abdalla Menezes" w:date="2020-03-08T19:49:00Z"/>
          <w:sz w:val="22"/>
          <w:szCs w:val="22"/>
        </w:rPr>
      </w:pPr>
    </w:p>
    <w:p w:rsidR="00ED1A14" w:rsidRDefault="00ED1A14">
      <w:pPr>
        <w:spacing w:line="360" w:lineRule="auto"/>
      </w:pPr>
    </w:p>
    <w:p w:rsidR="00B959BC" w:rsidRDefault="00B959BC">
      <w:pPr>
        <w:spacing w:line="360" w:lineRule="auto"/>
      </w:pPr>
    </w:p>
    <w:p w:rsidR="00B959BC" w:rsidRDefault="00822802">
      <w:pPr>
        <w:spacing w:line="360" w:lineRule="auto"/>
      </w:pPr>
      <w:r>
        <w:rPr>
          <w:b/>
          <w:bCs/>
          <w:i/>
          <w:iCs/>
          <w:sz w:val="22"/>
          <w:szCs w:val="22"/>
        </w:rPr>
        <w:lastRenderedPageBreak/>
        <w:t>VALORES_LIDOS = [];</w:t>
      </w:r>
    </w:p>
    <w:p w:rsidR="00B959BC" w:rsidRDefault="00822802">
      <w:pPr>
        <w:spacing w:line="360" w:lineRule="auto"/>
      </w:pPr>
      <w:r>
        <w:rPr>
          <w:b/>
          <w:bCs/>
          <w:i/>
          <w:iCs/>
          <w:sz w:val="22"/>
          <w:szCs w:val="22"/>
        </w:rPr>
        <w:t>TEMPO_PERCORRIDO = 0;</w:t>
      </w:r>
    </w:p>
    <w:p w:rsidR="00B959BC" w:rsidRDefault="00822802">
      <w:pPr>
        <w:spacing w:line="360" w:lineRule="auto"/>
      </w:pPr>
      <w:r>
        <w:rPr>
          <w:b/>
          <w:bCs/>
          <w:i/>
          <w:iCs/>
          <w:sz w:val="22"/>
          <w:szCs w:val="22"/>
        </w:rPr>
        <w:t>TEMPO_DA_ITERACAO;</w:t>
      </w:r>
    </w:p>
    <w:p w:rsidR="00B959BC" w:rsidRDefault="00822802">
      <w:pPr>
        <w:spacing w:line="360" w:lineRule="auto"/>
      </w:pPr>
      <w:r>
        <w:rPr>
          <w:b/>
          <w:bCs/>
          <w:i/>
          <w:iCs/>
          <w:sz w:val="22"/>
          <w:szCs w:val="22"/>
        </w:rPr>
        <w:t>PARA I de 0 ATÉ 255 FAÇA PASSO 1</w:t>
      </w:r>
    </w:p>
    <w:p w:rsidR="00B959BC" w:rsidRDefault="00822802">
      <w:pPr>
        <w:spacing w:line="360" w:lineRule="auto"/>
      </w:pPr>
      <w:r>
        <w:rPr>
          <w:b/>
          <w:bCs/>
          <w:i/>
          <w:iCs/>
          <w:sz w:val="22"/>
          <w:szCs w:val="22"/>
        </w:rPr>
        <w:tab/>
        <w:t>VALORES_LIDOS[I] = LER_PORTA_34();</w:t>
      </w:r>
    </w:p>
    <w:p w:rsidR="00B959BC" w:rsidRDefault="00822802">
      <w:pPr>
        <w:spacing w:line="360" w:lineRule="auto"/>
      </w:pPr>
      <w:r>
        <w:rPr>
          <w:b/>
          <w:bCs/>
          <w:i/>
          <w:iCs/>
          <w:sz w:val="22"/>
          <w:szCs w:val="22"/>
        </w:rPr>
        <w:tab/>
        <w:t>TEMPO_DA_ITERACAO = TEMPO_ATUAL – TEMPO_PERCORRIDO;</w:t>
      </w:r>
    </w:p>
    <w:p w:rsidR="00B959BC" w:rsidRDefault="00822802">
      <w:pPr>
        <w:spacing w:line="360" w:lineRule="auto"/>
      </w:pPr>
      <w:r>
        <w:rPr>
          <w:b/>
          <w:bCs/>
          <w:i/>
          <w:iCs/>
          <w:sz w:val="22"/>
          <w:szCs w:val="22"/>
        </w:rPr>
        <w:tab/>
        <w:t>ESCREVER(TEMPO_DA_ITERACAO);</w:t>
      </w:r>
    </w:p>
    <w:p w:rsidR="00B959BC" w:rsidRDefault="00822802">
      <w:pPr>
        <w:spacing w:line="360" w:lineRule="auto"/>
      </w:pPr>
      <w:r>
        <w:rPr>
          <w:b/>
          <w:bCs/>
          <w:i/>
          <w:iCs/>
          <w:sz w:val="22"/>
          <w:szCs w:val="22"/>
        </w:rPr>
        <w:tab/>
        <w:t>TEMPO_PERCORRIDO = TEMPO_ATUAL;</w:t>
      </w:r>
    </w:p>
    <w:p w:rsidR="00B959BC" w:rsidRDefault="00822802">
      <w:pPr>
        <w:spacing w:line="360" w:lineRule="auto"/>
      </w:pPr>
      <w:r>
        <w:rPr>
          <w:b/>
          <w:bCs/>
          <w:i/>
          <w:iCs/>
          <w:sz w:val="22"/>
          <w:szCs w:val="22"/>
        </w:rPr>
        <w:t>FIM PARA;</w:t>
      </w:r>
    </w:p>
    <w:p w:rsidR="00B959BC" w:rsidDel="009D359C" w:rsidRDefault="00B959BC">
      <w:pPr>
        <w:spacing w:line="360" w:lineRule="auto"/>
        <w:rPr>
          <w:del w:id="575" w:author="Lucas Abdalla Menezes" w:date="2020-03-08T14:16:00Z"/>
        </w:rPr>
      </w:pPr>
    </w:p>
    <w:p w:rsidR="00B959BC" w:rsidRDefault="00822802">
      <w:pPr>
        <w:spacing w:line="360" w:lineRule="auto"/>
      </w:pPr>
      <w:r>
        <w:rPr>
          <w:sz w:val="22"/>
          <w:szCs w:val="22"/>
        </w:rPr>
        <w:tab/>
        <w:t xml:space="preserve">O mesmo código anterior escrito em C, ainda que gerando grandes variações, mostrou-se mais eficiente, sempre entregando valores dentro do intervalo </w:t>
      </w:r>
      <w:proofErr w:type="gramStart"/>
      <w:r>
        <w:rPr>
          <w:sz w:val="22"/>
          <w:szCs w:val="22"/>
        </w:rPr>
        <w:t>de</w:t>
      </w:r>
      <w:ins w:id="576" w:author="Lucas Abdalla Menezes" w:date="2020-03-08T14:04:00Z">
        <w:r w:rsidR="00427A7A">
          <w:rPr>
            <w:sz w:val="22"/>
            <w:szCs w:val="22"/>
          </w:rPr>
          <w:t xml:space="preserve"> </w:t>
        </w:r>
      </w:ins>
      <m:oMath>
        <m:d>
          <m:dPr>
            <m:begChr m:val="["/>
            <m:endChr m:val="]"/>
            <m:ctrlPr>
              <w:ins w:id="577" w:author="Lucas Abdalla Menezes" w:date="2020-03-08T14:05:00Z">
                <w:rPr>
                  <w:rFonts w:ascii="Cambria Math" w:hAnsi="Cambria Math"/>
                  <w:i/>
                  <w:sz w:val="22"/>
                  <w:szCs w:val="22"/>
                </w:rPr>
              </w:ins>
            </m:ctrlPr>
          </m:dPr>
          <m:e>
            <w:ins w:id="578" w:author="Lucas Abdalla Menezes" w:date="2020-03-08T14:05:00Z">
              <m:r>
                <w:rPr>
                  <w:rFonts w:ascii="Cambria Math" w:hAnsi="Cambria Math"/>
                  <w:sz w:val="22"/>
                  <w:szCs w:val="22"/>
                </w:rPr>
                <m:t>50, 200</m:t>
              </m:r>
            </w:ins>
          </m:e>
        </m:d>
        <w:ins w:id="579" w:author="Lucas Abdalla Menezes" w:date="2020-03-08T14:05:00Z">
          <m:r>
            <w:rPr>
              <w:rFonts w:ascii="Cambria Math" w:hAnsi="Cambria Math"/>
              <w:sz w:val="22"/>
              <w:szCs w:val="22"/>
            </w:rPr>
            <m:t>us</m:t>
          </m:r>
        </w:ins>
      </m:oMath>
      <w:del w:id="580" w:author="Lucas Abdalla Menezes" w:date="2020-03-08T14:04:00Z">
        <w:r w:rsidDel="00427A7A">
          <w:rPr>
            <w:sz w:val="22"/>
            <w:szCs w:val="22"/>
          </w:rPr>
          <w:delText xml:space="preserve"> [50, 200] us</w:delText>
        </w:r>
      </w:del>
      <w:r>
        <w:rPr>
          <w:sz w:val="22"/>
          <w:szCs w:val="22"/>
        </w:rPr>
        <w:t>.</w:t>
      </w:r>
      <w:proofErr w:type="gramEnd"/>
      <w:r>
        <w:rPr>
          <w:sz w:val="22"/>
          <w:szCs w:val="22"/>
        </w:rPr>
        <w:t xml:space="preserve"> Para a identificação das cargas, os intervalos entre amostras devem quase que constantes, para que esses não interfiram no resultado. Dessa forma, foi necessário a utilização de outra ferramenta para aquisição dos dados, além de uma simples iteração usando FOR.</w:t>
      </w:r>
    </w:p>
    <w:p w:rsidR="00B959BC" w:rsidRDefault="00822802">
      <w:pPr>
        <w:spacing w:line="360" w:lineRule="auto"/>
      </w:pPr>
      <w:r>
        <w:rPr>
          <w:sz w:val="22"/>
          <w:szCs w:val="22"/>
        </w:rPr>
        <w:tab/>
        <w:t xml:space="preserve">Para isso, foi utilizado um timer/cronômetro do próprio ESP32, o </w:t>
      </w:r>
      <w:r w:rsidRPr="00427A7A">
        <w:rPr>
          <w:sz w:val="22"/>
          <w:szCs w:val="22"/>
          <w:rPrChange w:id="581" w:author="Lucas Abdalla Menezes" w:date="2020-03-08T14:05:00Z">
            <w:rPr>
              <w:sz w:val="22"/>
              <w:szCs w:val="22"/>
            </w:rPr>
          </w:rPrChange>
        </w:rPr>
        <w:t>uso</w:t>
      </w:r>
      <w:r>
        <w:rPr>
          <w:sz w:val="22"/>
          <w:szCs w:val="22"/>
        </w:rPr>
        <w:t xml:space="preserve"> de Interrupção e Região Crítica do código. O timer é responsável simplesmente por armazenar o tempo decorrido desde que o dispositivo foi ligado. A interrupção faz como que o processador pause a sua tarefa atual, e a atenda o dispositivo que chamou a interrupção. Já a Região Crítica de um código, garante que apenas aquele trecho de código, seja executada naquele instante, tornando a operação sobre recurso compartilhado atômica.</w:t>
      </w:r>
    </w:p>
    <w:p w:rsidR="00B959BC" w:rsidRDefault="00822802">
      <w:pPr>
        <w:spacing w:line="360" w:lineRule="auto"/>
        <w:rPr>
          <w:ins w:id="582" w:author="Lucas Abdalla Menezes" w:date="2020-03-08T14:05:00Z"/>
          <w:sz w:val="22"/>
          <w:szCs w:val="22"/>
        </w:rPr>
      </w:pPr>
      <w:r>
        <w:rPr>
          <w:sz w:val="22"/>
          <w:szCs w:val="22"/>
        </w:rPr>
        <w:tab/>
        <w:t xml:space="preserve">Então, esse código funcionaria da seguinte forma: O ESP32 é ligado, o timer é disparado, e uma função de Interrupção é associada ao timer, para que a </w:t>
      </w:r>
      <w:proofErr w:type="gramStart"/>
      <w:r>
        <w:rPr>
          <w:sz w:val="22"/>
          <w:szCs w:val="22"/>
        </w:rPr>
        <w:t xml:space="preserve">cada </w:t>
      </w:r>
      <w:ins w:id="583" w:author="Lucas Abdalla Menezes" w:date="2020-03-08T14:04:00Z">
        <m:oMath>
          <m:r>
            <w:rPr>
              <w:rFonts w:ascii="Cambria Math" w:hAnsi="Cambria Math"/>
              <w:sz w:val="22"/>
              <w:szCs w:val="22"/>
            </w:rPr>
            <m:t>100 us</m:t>
          </m:r>
        </m:oMath>
        <w:r w:rsidR="00427A7A">
          <w:rPr>
            <w:sz w:val="22"/>
            <w:szCs w:val="22"/>
          </w:rPr>
          <w:t xml:space="preserve"> </w:t>
        </w:r>
      </w:ins>
      <w:del w:id="584" w:author="Lucas Abdalla Menezes" w:date="2020-03-08T14:04:00Z">
        <w:r w:rsidDel="00427A7A">
          <w:rPr>
            <w:sz w:val="22"/>
            <w:szCs w:val="22"/>
          </w:rPr>
          <w:delText xml:space="preserve">100 usus </w:delText>
        </w:r>
      </w:del>
      <w:r>
        <w:rPr>
          <w:sz w:val="22"/>
          <w:szCs w:val="22"/>
        </w:rPr>
        <w:t>essa</w:t>
      </w:r>
      <w:proofErr w:type="gramEnd"/>
      <w:r>
        <w:rPr>
          <w:sz w:val="22"/>
          <w:szCs w:val="22"/>
        </w:rPr>
        <w:t xml:space="preserve"> função seja chamada. Quando essa é chamada, o código entra numa Região Crítica, e garante que apenas a leitura da porta digital esteja sendo executada naquele instante, otimizando o processo de leitura. Depois, que alguns valores fossem armazenados, uma função para o cálculo RMS dos valores obtidos seria chamada, e o timer reiniciado para recomeçar o processo. Além disso, o último valor RMS calculado fica disponível num servidor web, hospedado no próprio ESP32, e que pode ser acessado por protocolo HTTP.</w:t>
      </w:r>
    </w:p>
    <w:p w:rsidR="00B9701B" w:rsidRDefault="00B9701B">
      <w:pPr>
        <w:spacing w:line="360" w:lineRule="auto"/>
        <w:rPr>
          <w:ins w:id="585" w:author="Lucas Abdalla Menezes" w:date="2020-03-08T14:17:00Z"/>
          <w:sz w:val="22"/>
          <w:szCs w:val="22"/>
        </w:rPr>
      </w:pPr>
      <w:ins w:id="586" w:author="Lucas Abdalla Menezes" w:date="2020-03-08T14:05:00Z">
        <w:r>
          <w:rPr>
            <w:sz w:val="22"/>
            <w:szCs w:val="22"/>
          </w:rPr>
          <w:tab/>
        </w:r>
      </w:ins>
      <w:ins w:id="587" w:author="Lucas Abdalla Menezes" w:date="2020-03-08T14:09:00Z">
        <w:r>
          <w:rPr>
            <w:sz w:val="22"/>
            <w:szCs w:val="22"/>
          </w:rPr>
          <w:t>Além disso, os valores lidos pelo conversor A/D do ESP32, variam de 0 a 4095</w:t>
        </w:r>
      </w:ins>
      <w:ins w:id="588" w:author="Lucas Abdalla Menezes" w:date="2020-03-08T14:14:00Z">
        <w:r w:rsidR="009D359C">
          <w:rPr>
            <w:sz w:val="22"/>
            <w:szCs w:val="22"/>
          </w:rPr>
          <w:t xml:space="preserve">, e esses, correspondem </w:t>
        </w:r>
      </w:ins>
      <w:ins w:id="589" w:author="Lucas Abdalla Menezes" w:date="2020-03-08T14:15:00Z">
        <w:r w:rsidR="009D359C">
          <w:rPr>
            <w:sz w:val="22"/>
            <w:szCs w:val="22"/>
          </w:rPr>
          <w:t>à</w:t>
        </w:r>
      </w:ins>
      <w:ins w:id="590" w:author="Lucas Abdalla Menezes" w:date="2020-03-08T14:14:00Z">
        <w:r w:rsidR="009D359C">
          <w:rPr>
            <w:sz w:val="22"/>
            <w:szCs w:val="22"/>
          </w:rPr>
          <w:t xml:space="preserve"> uma tens</w:t>
        </w:r>
      </w:ins>
      <w:ins w:id="591" w:author="Lucas Abdalla Menezes" w:date="2020-03-08T14:15:00Z">
        <w:r w:rsidR="009D359C">
          <w:rPr>
            <w:sz w:val="22"/>
            <w:szCs w:val="22"/>
          </w:rPr>
          <w:t>ão CC que também varia de 0 a 3.3 V</w:t>
        </w:r>
      </w:ins>
      <w:ins w:id="592" w:author="Lucas Abdalla Menezes" w:date="2020-03-08T14:10:00Z">
        <w:r>
          <w:rPr>
            <w:sz w:val="22"/>
            <w:szCs w:val="22"/>
          </w:rPr>
          <w:t xml:space="preserve">. </w:t>
        </w:r>
      </w:ins>
      <w:ins w:id="593" w:author="Lucas Abdalla Menezes" w:date="2020-03-08T14:52:00Z">
        <w:r w:rsidR="002B1CBA">
          <w:rPr>
            <w:sz w:val="22"/>
            <w:szCs w:val="22"/>
          </w:rPr>
          <w:t>Dessa forma o nosso código, deve fazer essa conversão da porta A/D para Amperes. U</w:t>
        </w:r>
      </w:ins>
      <w:ins w:id="594" w:author="Lucas Abdalla Menezes" w:date="2020-03-08T14:10:00Z">
        <w:r>
          <w:rPr>
            <w:sz w:val="22"/>
            <w:szCs w:val="22"/>
          </w:rPr>
          <w:t xml:space="preserve">tilizando a equação </w:t>
        </w:r>
      </w:ins>
      <w:ins w:id="595" w:author="Lucas Abdalla Menezes" w:date="2020-03-08T14:14:00Z">
        <w:r w:rsidR="009D359C">
          <w:rPr>
            <w:sz w:val="22"/>
            <w:szCs w:val="22"/>
          </w:rPr>
          <w:t xml:space="preserve">(1), </w:t>
        </w:r>
      </w:ins>
      <w:ins w:id="596" w:author="Lucas Abdalla Menezes" w:date="2020-03-08T14:15:00Z">
        <w:r w:rsidR="009D359C">
          <w:rPr>
            <w:sz w:val="22"/>
            <w:szCs w:val="22"/>
          </w:rPr>
          <w:t>para o cálculo da corrente instantânea que atravessa o TC, temos:</w:t>
        </w:r>
      </w:ins>
    </w:p>
    <w:p w:rsidR="009D359C" w:rsidRDefault="00632425">
      <w:pPr>
        <w:spacing w:line="360" w:lineRule="auto"/>
        <w:rPr>
          <w:ins w:id="597" w:author="Lucas Abdalla Menezes" w:date="2020-03-08T14:16:00Z"/>
          <w:sz w:val="22"/>
          <w:szCs w:val="22"/>
        </w:rPr>
      </w:pPr>
      <m:oMathPara>
        <m:oMath>
          <m:sSub>
            <m:sSubPr>
              <m:ctrlPr>
                <w:ins w:id="598" w:author="Lucas Abdalla Menezes" w:date="2020-03-08T14:19:00Z">
                  <w:rPr>
                    <w:rFonts w:ascii="Cambria Math" w:hAnsi="Cambria Math"/>
                    <w:i/>
                    <w:sz w:val="22"/>
                    <w:szCs w:val="22"/>
                  </w:rPr>
                </w:ins>
              </m:ctrlPr>
            </m:sSubPr>
            <m:e>
              <w:ins w:id="599" w:author="Lucas Abdalla Menezes" w:date="2020-03-08T14:19:00Z">
                <m:r>
                  <w:rPr>
                    <w:rFonts w:ascii="Cambria Math" w:hAnsi="Cambria Math"/>
                    <w:sz w:val="22"/>
                    <w:szCs w:val="22"/>
                  </w:rPr>
                  <m:t>I</m:t>
                </m:r>
              </w:ins>
            </m:e>
            <m:sub>
              <w:ins w:id="600" w:author="Lucas Abdalla Menezes" w:date="2020-03-08T14:19:00Z">
                <m:r>
                  <w:rPr>
                    <w:rFonts w:ascii="Cambria Math" w:hAnsi="Cambria Math"/>
                    <w:sz w:val="22"/>
                    <w:szCs w:val="22"/>
                  </w:rPr>
                  <m:t>P</m:t>
                </m:r>
              </w:ins>
            </m:sub>
          </m:sSub>
          <w:ins w:id="601" w:author="Lucas Abdalla Menezes" w:date="2020-03-08T14:19:00Z">
            <m:r>
              <w:rPr>
                <w:rFonts w:ascii="Cambria Math" w:hAnsi="Cambria Math"/>
                <w:sz w:val="22"/>
                <w:szCs w:val="22"/>
              </w:rPr>
              <m:t>=</m:t>
            </m:r>
          </w:ins>
          <m:d>
            <m:dPr>
              <m:ctrlPr>
                <w:ins w:id="602" w:author="Lucas Abdalla Menezes" w:date="2020-03-08T14:20:00Z">
                  <w:rPr>
                    <w:rFonts w:ascii="Cambria Math" w:hAnsi="Cambria Math"/>
                    <w:i/>
                    <w:sz w:val="22"/>
                    <w:szCs w:val="22"/>
                  </w:rPr>
                </w:ins>
              </m:ctrlPr>
            </m:dPr>
            <m:e>
              <m:f>
                <m:fPr>
                  <m:ctrlPr>
                    <w:ins w:id="603" w:author="Lucas Abdalla Menezes" w:date="2020-03-08T14:20:00Z">
                      <w:rPr>
                        <w:rFonts w:ascii="Cambria Math" w:hAnsi="Cambria Math"/>
                        <w:i/>
                        <w:sz w:val="22"/>
                        <w:szCs w:val="22"/>
                      </w:rPr>
                    </w:ins>
                  </m:ctrlPr>
                </m:fPr>
                <m:num>
                  <w:ins w:id="604" w:author="Lucas Abdalla Menezes" w:date="2020-03-08T14:19:00Z">
                    <m:r>
                      <w:rPr>
                        <w:rFonts w:ascii="Cambria Math" w:hAnsi="Cambria Math"/>
                        <w:sz w:val="22"/>
                        <w:szCs w:val="22"/>
                      </w:rPr>
                      <m:t>Counts</m:t>
                    </m:r>
                  </w:ins>
                </m:num>
                <m:den>
                  <w:ins w:id="605" w:author="Lucas Abdalla Menezes" w:date="2020-03-08T14:22:00Z">
                    <m:r>
                      <w:rPr>
                        <w:rFonts w:ascii="Cambria Math" w:hAnsi="Cambria Math"/>
                        <w:sz w:val="22"/>
                        <w:szCs w:val="22"/>
                      </w:rPr>
                      <m:t>Coun</m:t>
                    </m:r>
                  </w:ins>
                  <m:sSub>
                    <m:sSubPr>
                      <m:ctrlPr>
                        <w:ins w:id="606" w:author="Lucas Abdalla Menezes" w:date="2020-03-08T14:22:00Z">
                          <w:rPr>
                            <w:rFonts w:ascii="Cambria Math" w:hAnsi="Cambria Math"/>
                            <w:i/>
                            <w:sz w:val="22"/>
                            <w:szCs w:val="22"/>
                          </w:rPr>
                        </w:ins>
                      </m:ctrlPr>
                    </m:sSubPr>
                    <m:e>
                      <w:ins w:id="607" w:author="Lucas Abdalla Menezes" w:date="2020-03-08T14:22:00Z">
                        <m:r>
                          <w:rPr>
                            <w:rFonts w:ascii="Cambria Math" w:hAnsi="Cambria Math"/>
                            <w:sz w:val="22"/>
                            <w:szCs w:val="22"/>
                          </w:rPr>
                          <m:t>ts</m:t>
                        </m:r>
                      </w:ins>
                    </m:e>
                    <m:sub>
                      <w:ins w:id="608" w:author="Lucas Abdalla Menezes" w:date="2020-03-08T14:22:00Z">
                        <m:r>
                          <w:rPr>
                            <w:rFonts w:ascii="Cambria Math" w:hAnsi="Cambria Math"/>
                            <w:sz w:val="22"/>
                            <w:szCs w:val="22"/>
                          </w:rPr>
                          <m:t>A</m:t>
                        </m:r>
                      </w:ins>
                      <m:sSub>
                        <m:sSubPr>
                          <m:ctrlPr>
                            <w:ins w:id="609" w:author="Lucas Abdalla Menezes" w:date="2020-03-08T14:22:00Z">
                              <w:rPr>
                                <w:rFonts w:ascii="Cambria Math" w:hAnsi="Cambria Math"/>
                                <w:i/>
                                <w:sz w:val="22"/>
                                <w:szCs w:val="22"/>
                              </w:rPr>
                            </w:ins>
                          </m:ctrlPr>
                        </m:sSubPr>
                        <m:e>
                          <w:ins w:id="610" w:author="Lucas Abdalla Menezes" w:date="2020-03-08T14:22:00Z">
                            <m:r>
                              <w:rPr>
                                <w:rFonts w:ascii="Cambria Math" w:hAnsi="Cambria Math"/>
                                <w:sz w:val="22"/>
                                <w:szCs w:val="22"/>
                              </w:rPr>
                              <m:t>D</m:t>
                            </m:r>
                          </w:ins>
                        </m:e>
                        <m:sub>
                          <w:ins w:id="611" w:author="Lucas Abdalla Menezes" w:date="2020-03-08T14:22:00Z">
                            <m:r>
                              <w:rPr>
                                <w:rFonts w:ascii="Cambria Math" w:hAnsi="Cambria Math"/>
                                <w:sz w:val="22"/>
                                <w:szCs w:val="22"/>
                              </w:rPr>
                              <m:t>CC</m:t>
                            </m:r>
                          </w:ins>
                        </m:sub>
                      </m:sSub>
                    </m:sub>
                  </m:sSub>
                </m:den>
              </m:f>
              <w:ins w:id="612" w:author="Lucas Abdalla Menezes" w:date="2020-03-08T14:20:00Z">
                <m:r>
                  <w:rPr>
                    <w:rFonts w:ascii="Cambria Math" w:hAnsi="Cambria Math"/>
                    <w:sz w:val="22"/>
                    <w:szCs w:val="22"/>
                  </w:rPr>
                  <m:t>-1</m:t>
                </m:r>
              </w:ins>
            </m:e>
          </m:d>
          <w:ins w:id="613" w:author="Lucas Abdalla Menezes" w:date="2020-03-08T14:20:00Z">
            <m:r>
              <w:rPr>
                <w:rFonts w:ascii="Cambria Math" w:hAnsi="Cambria Math"/>
                <w:sz w:val="22"/>
                <w:szCs w:val="22"/>
              </w:rPr>
              <m:t>.</m:t>
            </m:r>
          </w:ins>
          <m:d>
            <m:dPr>
              <m:ctrlPr>
                <w:ins w:id="614" w:author="Lucas Abdalla Menezes" w:date="2020-03-08T14:20:00Z">
                  <w:rPr>
                    <w:rFonts w:ascii="Cambria Math" w:hAnsi="Cambria Math"/>
                    <w:i/>
                    <w:sz w:val="22"/>
                    <w:szCs w:val="22"/>
                  </w:rPr>
                </w:ins>
              </m:ctrlPr>
            </m:dPr>
            <m:e>
              <m:f>
                <m:fPr>
                  <m:ctrlPr>
                    <w:ins w:id="615" w:author="Lucas Abdalla Menezes" w:date="2020-03-08T14:20:00Z">
                      <w:rPr>
                        <w:rFonts w:ascii="Cambria Math" w:hAnsi="Cambria Math"/>
                        <w:i/>
                        <w:sz w:val="22"/>
                        <w:szCs w:val="22"/>
                      </w:rPr>
                    </w:ins>
                  </m:ctrlPr>
                </m:fPr>
                <m:num>
                  <m:sSub>
                    <m:sSubPr>
                      <m:ctrlPr>
                        <w:ins w:id="616" w:author="Lucas Abdalla Menezes" w:date="2020-03-08T14:23:00Z">
                          <w:rPr>
                            <w:rFonts w:ascii="Cambria Math" w:hAnsi="Cambria Math"/>
                            <w:i/>
                            <w:sz w:val="22"/>
                            <w:szCs w:val="22"/>
                          </w:rPr>
                        </w:ins>
                      </m:ctrlPr>
                    </m:sSubPr>
                    <m:e>
                      <w:ins w:id="617" w:author="Lucas Abdalla Menezes" w:date="2020-03-08T14:23:00Z">
                        <m:r>
                          <w:rPr>
                            <w:rFonts w:ascii="Cambria Math" w:hAnsi="Cambria Math"/>
                            <w:sz w:val="22"/>
                            <w:szCs w:val="22"/>
                          </w:rPr>
                          <m:t>I</m:t>
                        </m:r>
                      </w:ins>
                    </m:e>
                    <m:sub>
                      <w:ins w:id="618" w:author="Lucas Abdalla Menezes" w:date="2020-03-08T14:23:00Z">
                        <m:r>
                          <w:rPr>
                            <w:rFonts w:ascii="Cambria Math" w:hAnsi="Cambria Math"/>
                            <w:sz w:val="22"/>
                            <w:szCs w:val="22"/>
                          </w:rPr>
                          <m:t>MÁ</m:t>
                        </m:r>
                      </w:ins>
                      <m:sSub>
                        <m:sSubPr>
                          <m:ctrlPr>
                            <w:ins w:id="619" w:author="Lucas Abdalla Menezes" w:date="2020-03-08T14:23:00Z">
                              <w:rPr>
                                <w:rFonts w:ascii="Cambria Math" w:hAnsi="Cambria Math"/>
                                <w:i/>
                                <w:sz w:val="22"/>
                                <w:szCs w:val="22"/>
                              </w:rPr>
                            </w:ins>
                          </m:ctrlPr>
                        </m:sSubPr>
                        <m:e>
                          <w:ins w:id="620" w:author="Lucas Abdalla Menezes" w:date="2020-03-08T14:23:00Z">
                            <m:r>
                              <w:rPr>
                                <w:rFonts w:ascii="Cambria Math" w:hAnsi="Cambria Math"/>
                                <w:sz w:val="22"/>
                                <w:szCs w:val="22"/>
                              </w:rPr>
                              <m:t>X</m:t>
                            </m:r>
                          </w:ins>
                        </m:e>
                        <m:sub>
                          <w:ins w:id="621" w:author="Lucas Abdalla Menezes" w:date="2020-03-08T14:23:00Z">
                            <m:r>
                              <w:rPr>
                                <w:rFonts w:ascii="Cambria Math" w:hAnsi="Cambria Math"/>
                                <w:sz w:val="22"/>
                                <w:szCs w:val="22"/>
                              </w:rPr>
                              <m:t>TC</m:t>
                            </m:r>
                          </w:ins>
                        </m:sub>
                      </m:sSub>
                    </m:sub>
                  </m:sSub>
                </m:num>
                <m:den>
                  <w:ins w:id="622" w:author="Lucas Abdalla Menezes" w:date="2020-03-08T14:20:00Z">
                    <m:r>
                      <w:rPr>
                        <w:rFonts w:ascii="Cambria Math" w:hAnsi="Cambria Math"/>
                        <w:sz w:val="22"/>
                        <w:szCs w:val="22"/>
                      </w:rPr>
                      <m:t>n</m:t>
                    </m:r>
                  </w:ins>
                </m:den>
              </m:f>
            </m:e>
          </m:d>
          <w:ins w:id="623" w:author="Lucas Abdalla Menezes" w:date="2020-03-08T14:20:00Z">
            <m:r>
              <w:rPr>
                <w:rFonts w:ascii="Cambria Math" w:hAnsi="Cambria Math"/>
                <w:sz w:val="22"/>
                <w:szCs w:val="22"/>
              </w:rPr>
              <m:t>.</m:t>
            </m:r>
          </w:ins>
          <m:sSub>
            <m:sSubPr>
              <m:ctrlPr>
                <w:ins w:id="624" w:author="Lucas Abdalla Menezes" w:date="2020-03-08T14:27:00Z">
                  <w:rPr>
                    <w:rFonts w:ascii="Cambria Math" w:hAnsi="Cambria Math"/>
                    <w:i/>
                    <w:sz w:val="22"/>
                    <w:szCs w:val="22"/>
                  </w:rPr>
                </w:ins>
              </m:ctrlPr>
            </m:sSubPr>
            <m:e>
              <w:ins w:id="625" w:author="Lucas Abdalla Menezes" w:date="2020-03-08T14:27:00Z">
                <m:r>
                  <w:rPr>
                    <w:rFonts w:ascii="Cambria Math" w:hAnsi="Cambria Math"/>
                    <w:sz w:val="22"/>
                    <w:szCs w:val="22"/>
                  </w:rPr>
                  <m:t>V</m:t>
                </m:r>
              </w:ins>
            </m:e>
            <m:sub>
              <w:ins w:id="626" w:author="Lucas Abdalla Menezes" w:date="2020-03-08T14:27:00Z">
                <m:r>
                  <w:rPr>
                    <w:rFonts w:ascii="Cambria Math" w:hAnsi="Cambria Math"/>
                    <w:sz w:val="22"/>
                    <w:szCs w:val="22"/>
                  </w:rPr>
                  <m:t>OFFSE</m:t>
                </m:r>
              </w:ins>
              <m:sSub>
                <m:sSubPr>
                  <m:ctrlPr>
                    <w:ins w:id="627" w:author="Lucas Abdalla Menezes" w:date="2020-03-08T14:27:00Z">
                      <w:rPr>
                        <w:rFonts w:ascii="Cambria Math" w:hAnsi="Cambria Math"/>
                        <w:i/>
                        <w:sz w:val="22"/>
                        <w:szCs w:val="22"/>
                      </w:rPr>
                    </w:ins>
                  </m:ctrlPr>
                </m:sSubPr>
                <m:e>
                  <w:ins w:id="628" w:author="Lucas Abdalla Menezes" w:date="2020-03-08T14:27:00Z">
                    <m:r>
                      <w:rPr>
                        <w:rFonts w:ascii="Cambria Math" w:hAnsi="Cambria Math"/>
                        <w:sz w:val="22"/>
                        <w:szCs w:val="22"/>
                      </w:rPr>
                      <m:t>T</m:t>
                    </m:r>
                  </w:ins>
                </m:e>
                <m:sub>
                  <w:ins w:id="629" w:author="Lucas Abdalla Menezes" w:date="2020-03-08T14:27:00Z">
                    <m:r>
                      <w:rPr>
                        <w:rFonts w:ascii="Cambria Math" w:hAnsi="Cambria Math"/>
                        <w:sz w:val="22"/>
                        <w:szCs w:val="22"/>
                      </w:rPr>
                      <m:t>CC</m:t>
                    </m:r>
                  </w:ins>
                </m:sub>
              </m:sSub>
            </m:sub>
          </m:sSub>
        </m:oMath>
      </m:oMathPara>
    </w:p>
    <w:p w:rsidR="009D359C" w:rsidRDefault="009D359C">
      <w:pPr>
        <w:spacing w:line="360" w:lineRule="auto"/>
        <w:rPr>
          <w:ins w:id="630" w:author="Lucas Abdalla Menezes" w:date="2020-03-08T14:22:00Z"/>
          <w:sz w:val="22"/>
          <w:szCs w:val="22"/>
        </w:rPr>
      </w:pPr>
      <w:ins w:id="631" w:author="Lucas Abdalla Menezes" w:date="2020-03-08T14:21:00Z">
        <w:r>
          <w:rPr>
            <w:sz w:val="22"/>
            <w:szCs w:val="22"/>
          </w:rPr>
          <w:t xml:space="preserve">- </w:t>
        </w:r>
        <w:proofErr w:type="spellStart"/>
        <w:r>
          <w:rPr>
            <w:sz w:val="22"/>
            <w:szCs w:val="22"/>
          </w:rPr>
          <w:t>Counts</w:t>
        </w:r>
        <w:proofErr w:type="spellEnd"/>
        <w:r>
          <w:rPr>
            <w:sz w:val="22"/>
            <w:szCs w:val="22"/>
          </w:rPr>
          <w:t xml:space="preserve">: É o valor lido pela porta </w:t>
        </w:r>
      </w:ins>
      <w:ins w:id="632" w:author="Lucas Abdalla Menezes" w:date="2020-03-08T14:22:00Z">
        <w:r>
          <w:rPr>
            <w:sz w:val="22"/>
            <w:szCs w:val="22"/>
          </w:rPr>
          <w:t>A/D;</w:t>
        </w:r>
      </w:ins>
    </w:p>
    <w:p w:rsidR="009D359C" w:rsidRDefault="009D359C">
      <w:pPr>
        <w:spacing w:line="360" w:lineRule="auto"/>
        <w:rPr>
          <w:ins w:id="633" w:author="Lucas Abdalla Menezes" w:date="2020-03-08T14:23:00Z"/>
          <w:sz w:val="22"/>
          <w:szCs w:val="22"/>
        </w:rPr>
      </w:pPr>
      <w:ins w:id="634" w:author="Lucas Abdalla Menezes" w:date="2020-03-08T14:22:00Z">
        <w:r>
          <w:rPr>
            <w:sz w:val="22"/>
            <w:szCs w:val="22"/>
          </w:rPr>
          <w:t>-</w:t>
        </w:r>
        <w:proofErr w:type="spellStart"/>
        <w:r>
          <w:rPr>
            <w:sz w:val="22"/>
            <w:szCs w:val="22"/>
          </w:rPr>
          <w:t>Counts</w:t>
        </w:r>
      </w:ins>
      <w:ins w:id="635" w:author="Lucas Abdalla Menezes" w:date="2020-03-08T14:23:00Z">
        <w:r>
          <w:rPr>
            <w:sz w:val="22"/>
            <w:szCs w:val="22"/>
          </w:rPr>
          <w:t>_ad_cc</w:t>
        </w:r>
        <w:proofErr w:type="spellEnd"/>
        <w:r>
          <w:rPr>
            <w:sz w:val="22"/>
            <w:szCs w:val="22"/>
          </w:rPr>
          <w:t>: É o valor lido pela porta A/D, com o TC em curto circuito</w:t>
        </w:r>
      </w:ins>
      <w:ins w:id="636" w:author="Lucas Abdalla Menezes" w:date="2020-03-08T14:28:00Z">
        <w:r w:rsidR="00632425">
          <w:rPr>
            <w:sz w:val="22"/>
            <w:szCs w:val="22"/>
          </w:rPr>
          <w:t>;</w:t>
        </w:r>
      </w:ins>
    </w:p>
    <w:p w:rsidR="009D359C" w:rsidRDefault="009D359C">
      <w:pPr>
        <w:spacing w:line="360" w:lineRule="auto"/>
        <w:rPr>
          <w:ins w:id="637" w:author="Lucas Abdalla Menezes" w:date="2020-03-08T14:16:00Z"/>
          <w:sz w:val="22"/>
          <w:szCs w:val="22"/>
        </w:rPr>
      </w:pPr>
      <w:ins w:id="638" w:author="Lucas Abdalla Menezes" w:date="2020-03-08T14:23:00Z">
        <w:r>
          <w:rPr>
            <w:sz w:val="22"/>
            <w:szCs w:val="22"/>
          </w:rPr>
          <w:t xml:space="preserve">- </w:t>
        </w:r>
        <w:proofErr w:type="spellStart"/>
        <w:r>
          <w:rPr>
            <w:sz w:val="22"/>
            <w:szCs w:val="22"/>
          </w:rPr>
          <w:t>I_</w:t>
        </w:r>
      </w:ins>
      <w:ins w:id="639" w:author="Lucas Abdalla Menezes" w:date="2020-03-08T14:24:00Z">
        <w:r>
          <w:rPr>
            <w:sz w:val="22"/>
            <w:szCs w:val="22"/>
          </w:rPr>
          <w:t>máx_tc</w:t>
        </w:r>
        <w:proofErr w:type="spellEnd"/>
        <w:r>
          <w:rPr>
            <w:sz w:val="22"/>
            <w:szCs w:val="22"/>
          </w:rPr>
          <w:t>: É o valor máximo de corrente suportado pelo TC, especificado por</w:t>
        </w:r>
      </w:ins>
      <w:ins w:id="640" w:author="Lucas Abdalla Menezes" w:date="2020-03-08T14:28:00Z">
        <w:r w:rsidR="00632425">
          <w:rPr>
            <w:sz w:val="22"/>
            <w:szCs w:val="22"/>
          </w:rPr>
          <w:t>;</w:t>
        </w:r>
      </w:ins>
    </w:p>
    <w:p w:rsidR="009D359C" w:rsidRDefault="00632425">
      <w:pPr>
        <w:spacing w:line="360" w:lineRule="auto"/>
        <w:rPr>
          <w:ins w:id="641" w:author="Lucas Abdalla Menezes" w:date="2020-03-08T14:28:00Z"/>
          <w:sz w:val="22"/>
          <w:szCs w:val="22"/>
        </w:rPr>
      </w:pPr>
      <w:ins w:id="642" w:author="Lucas Abdalla Menezes" w:date="2020-03-08T14:27:00Z">
        <w:r w:rsidRPr="00632425">
          <w:rPr>
            <w:sz w:val="22"/>
            <w:szCs w:val="22"/>
            <w:rPrChange w:id="643" w:author="Lucas Abdalla Menezes" w:date="2020-03-08T14:27:00Z">
              <w:rPr>
                <w:sz w:val="22"/>
                <w:szCs w:val="22"/>
                <w:u w:val="single"/>
              </w:rPr>
            </w:rPrChange>
          </w:rPr>
          <w:lastRenderedPageBreak/>
          <w:t>- n: Número de voltas</w:t>
        </w:r>
        <w:r>
          <w:rPr>
            <w:sz w:val="22"/>
            <w:szCs w:val="22"/>
          </w:rPr>
          <w:t xml:space="preserve"> do condutor pelo </w:t>
        </w:r>
      </w:ins>
      <w:ins w:id="644" w:author="Lucas Abdalla Menezes" w:date="2020-03-08T14:28:00Z">
        <w:r>
          <w:rPr>
            <w:sz w:val="22"/>
            <w:szCs w:val="22"/>
          </w:rPr>
          <w:t>TC;</w:t>
        </w:r>
      </w:ins>
      <w:ins w:id="645" w:author="Lucas Abdalla Menezes" w:date="2020-03-08T14:27:00Z">
        <w:r w:rsidRPr="00632425">
          <w:rPr>
            <w:sz w:val="22"/>
            <w:szCs w:val="22"/>
            <w:rPrChange w:id="646" w:author="Lucas Abdalla Menezes" w:date="2020-03-08T14:27:00Z">
              <w:rPr>
                <w:sz w:val="22"/>
                <w:szCs w:val="22"/>
                <w:u w:val="single"/>
              </w:rPr>
            </w:rPrChange>
          </w:rPr>
          <w:t xml:space="preserve"> </w:t>
        </w:r>
      </w:ins>
    </w:p>
    <w:p w:rsidR="00632425" w:rsidRPr="00632425" w:rsidRDefault="00632425">
      <w:pPr>
        <w:spacing w:line="360" w:lineRule="auto"/>
        <w:rPr>
          <w:ins w:id="647" w:author="Lucas Abdalla Menezes" w:date="2020-03-08T14:16:00Z"/>
          <w:sz w:val="22"/>
          <w:szCs w:val="22"/>
          <w:rPrChange w:id="648" w:author="Lucas Abdalla Menezes" w:date="2020-03-08T14:27:00Z">
            <w:rPr>
              <w:ins w:id="649" w:author="Lucas Abdalla Menezes" w:date="2020-03-08T14:16:00Z"/>
              <w:sz w:val="22"/>
              <w:szCs w:val="22"/>
            </w:rPr>
          </w:rPrChange>
        </w:rPr>
      </w:pPr>
      <w:ins w:id="650" w:author="Lucas Abdalla Menezes" w:date="2020-03-08T14:28:00Z">
        <w:r>
          <w:rPr>
            <w:sz w:val="22"/>
            <w:szCs w:val="22"/>
          </w:rPr>
          <w:t>-</w:t>
        </w:r>
        <w:proofErr w:type="spellStart"/>
        <w:r>
          <w:rPr>
            <w:sz w:val="22"/>
            <w:szCs w:val="22"/>
          </w:rPr>
          <w:t>V_offset_cc</w:t>
        </w:r>
        <w:proofErr w:type="spellEnd"/>
        <w:r>
          <w:rPr>
            <w:sz w:val="22"/>
            <w:szCs w:val="22"/>
          </w:rPr>
          <w:t xml:space="preserve">: É o valor medido </w:t>
        </w:r>
      </w:ins>
      <w:ins w:id="651" w:author="Lucas Abdalla Menezes" w:date="2020-03-08T14:51:00Z">
        <w:r w:rsidR="007A4362">
          <w:rPr>
            <w:sz w:val="22"/>
            <w:szCs w:val="22"/>
          </w:rPr>
          <w:t>de Tensão com o Offset produzido.</w:t>
        </w:r>
      </w:ins>
    </w:p>
    <w:p w:rsidR="009D359C" w:rsidRDefault="009D359C">
      <w:pPr>
        <w:spacing w:line="360" w:lineRule="auto"/>
        <w:rPr>
          <w:ins w:id="652" w:author="Lucas Abdalla Menezes" w:date="2020-03-08T14:16:00Z"/>
          <w:sz w:val="22"/>
          <w:szCs w:val="22"/>
        </w:rPr>
      </w:pPr>
    </w:p>
    <w:p w:rsidR="009D359C" w:rsidRDefault="009D359C">
      <w:pPr>
        <w:spacing w:line="360" w:lineRule="auto"/>
      </w:pPr>
    </w:p>
    <w:p w:rsidR="00B959BC" w:rsidRDefault="00B959BC">
      <w:pPr>
        <w:spacing w:line="360" w:lineRule="auto"/>
      </w:pPr>
    </w:p>
    <w:p w:rsidR="00B959BC" w:rsidRDefault="00822802">
      <w:pPr>
        <w:spacing w:line="360" w:lineRule="auto"/>
        <w:rPr>
          <w:ins w:id="653" w:author="Lucas Abdalla Menezes" w:date="2020-03-08T18:34:00Z"/>
          <w:b/>
          <w:bCs/>
          <w:sz w:val="22"/>
          <w:szCs w:val="22"/>
        </w:rPr>
      </w:pPr>
      <w:r>
        <w:rPr>
          <w:b/>
          <w:bCs/>
          <w:sz w:val="22"/>
          <w:szCs w:val="22"/>
        </w:rPr>
        <w:t xml:space="preserve">    4.2.2 Produção do código</w:t>
      </w:r>
    </w:p>
    <w:p w:rsidR="007E15D8" w:rsidRDefault="007E15D8">
      <w:pPr>
        <w:spacing w:line="360" w:lineRule="auto"/>
      </w:pPr>
    </w:p>
    <w:p w:rsidR="00B959BC" w:rsidRPr="007E15D8" w:rsidDel="007E15D8" w:rsidRDefault="00822802" w:rsidP="007E15D8">
      <w:pPr>
        <w:spacing w:line="360" w:lineRule="auto"/>
        <w:rPr>
          <w:del w:id="654" w:author="Lucas Abdalla Menezes" w:date="2020-03-08T18:34:00Z"/>
          <w:sz w:val="22"/>
          <w:szCs w:val="22"/>
          <w:rPrChange w:id="655" w:author="Lucas Abdalla Menezes" w:date="2020-03-08T18:40:00Z">
            <w:rPr>
              <w:del w:id="656" w:author="Lucas Abdalla Menezes" w:date="2020-03-08T18:34:00Z"/>
            </w:rPr>
          </w:rPrChange>
        </w:rPr>
        <w:pPrChange w:id="657" w:author="Lucas Abdalla Menezes" w:date="2020-03-08T18:40:00Z">
          <w:pPr>
            <w:spacing w:line="360" w:lineRule="auto"/>
          </w:pPr>
        </w:pPrChange>
      </w:pPr>
      <w:r w:rsidRPr="007E15D8">
        <w:rPr>
          <w:b/>
          <w:bCs/>
          <w:sz w:val="22"/>
          <w:szCs w:val="22"/>
          <w:rPrChange w:id="658" w:author="Lucas Abdalla Menezes" w:date="2020-03-08T18:40:00Z">
            <w:rPr>
              <w:b/>
              <w:bCs/>
              <w:sz w:val="22"/>
              <w:szCs w:val="22"/>
            </w:rPr>
          </w:rPrChange>
        </w:rPr>
        <w:tab/>
      </w:r>
      <w:r w:rsidRPr="007E15D8">
        <w:rPr>
          <w:sz w:val="22"/>
          <w:szCs w:val="22"/>
          <w:rPrChange w:id="659" w:author="Lucas Abdalla Menezes" w:date="2020-03-08T18:40:00Z">
            <w:rPr>
              <w:sz w:val="22"/>
              <w:szCs w:val="22"/>
            </w:rPr>
          </w:rPrChange>
        </w:rPr>
        <w:t>A fim de otimizar e permitir o bom funcionamento do código, os seguintes artifícios foram usados:</w:t>
      </w:r>
    </w:p>
    <w:p w:rsidR="00B959BC" w:rsidRPr="007E15D8" w:rsidRDefault="00B959BC" w:rsidP="007E15D8">
      <w:pPr>
        <w:spacing w:line="360" w:lineRule="auto"/>
        <w:rPr>
          <w:sz w:val="22"/>
          <w:szCs w:val="22"/>
          <w:rPrChange w:id="660" w:author="Lucas Abdalla Menezes" w:date="2020-03-08T18:40:00Z">
            <w:rPr/>
          </w:rPrChange>
        </w:rPr>
        <w:pPrChange w:id="661" w:author="Lucas Abdalla Menezes" w:date="2020-03-08T18:40:00Z">
          <w:pPr>
            <w:spacing w:line="360" w:lineRule="auto"/>
          </w:pPr>
        </w:pPrChange>
      </w:pPr>
    </w:p>
    <w:p w:rsidR="00B959BC" w:rsidRPr="007E15D8" w:rsidDel="007E15D8" w:rsidRDefault="007E15D8" w:rsidP="007E15D8">
      <w:pPr>
        <w:spacing w:line="360" w:lineRule="auto"/>
        <w:rPr>
          <w:del w:id="662" w:author="Lucas Abdalla Menezes" w:date="2020-03-08T18:34:00Z"/>
          <w:sz w:val="22"/>
          <w:szCs w:val="22"/>
          <w:rPrChange w:id="663" w:author="Lucas Abdalla Menezes" w:date="2020-03-08T18:40:00Z">
            <w:rPr>
              <w:del w:id="664" w:author="Lucas Abdalla Menezes" w:date="2020-03-08T18:34:00Z"/>
            </w:rPr>
          </w:rPrChange>
        </w:rPr>
        <w:pPrChange w:id="665" w:author="Lucas Abdalla Menezes" w:date="2020-03-08T18:40:00Z">
          <w:pPr>
            <w:spacing w:line="360" w:lineRule="auto"/>
          </w:pPr>
        </w:pPrChange>
      </w:pPr>
      <w:ins w:id="666" w:author="Lucas Abdalla Menezes" w:date="2020-03-08T18:39:00Z">
        <w:r w:rsidRPr="007E15D8">
          <w:rPr>
            <w:sz w:val="22"/>
            <w:szCs w:val="22"/>
            <w:rPrChange w:id="667" w:author="Lucas Abdalla Menezes" w:date="2020-03-08T18:40:00Z">
              <w:rPr>
                <w:sz w:val="22"/>
                <w:szCs w:val="22"/>
              </w:rPr>
            </w:rPrChange>
          </w:rPr>
          <w:t xml:space="preserve">- </w:t>
        </w:r>
      </w:ins>
      <w:r w:rsidR="00822802" w:rsidRPr="007E15D8">
        <w:rPr>
          <w:sz w:val="22"/>
          <w:szCs w:val="22"/>
          <w:rPrChange w:id="668" w:author="Lucas Abdalla Menezes" w:date="2020-03-08T18:40:00Z">
            <w:rPr/>
          </w:rPrChange>
        </w:rPr>
        <w:t xml:space="preserve">Definir constantes com </w:t>
      </w:r>
      <w:r w:rsidR="00822802" w:rsidRPr="007E15D8">
        <w:rPr>
          <w:b/>
          <w:bCs/>
          <w:i/>
          <w:iCs/>
          <w:sz w:val="22"/>
          <w:szCs w:val="22"/>
          <w:rPrChange w:id="669" w:author="Lucas Abdalla Menezes" w:date="2020-03-08T18:40:00Z">
            <w:rPr>
              <w:b/>
              <w:bCs/>
              <w:i/>
              <w:iCs/>
            </w:rPr>
          </w:rPrChange>
        </w:rPr>
        <w:t>#define</w:t>
      </w:r>
      <w:r w:rsidR="00822802" w:rsidRPr="007E15D8">
        <w:rPr>
          <w:sz w:val="22"/>
          <w:szCs w:val="22"/>
          <w:rPrChange w:id="670" w:author="Lucas Abdalla Menezes" w:date="2020-03-08T18:40:00Z">
            <w:rPr/>
          </w:rPrChange>
        </w:rPr>
        <w:t>, para reservar um espaço em memória que não precisa ser acessado.</w:t>
      </w:r>
    </w:p>
    <w:p w:rsidR="00B959BC" w:rsidRPr="007E15D8" w:rsidDel="007E15D8" w:rsidRDefault="00B959BC" w:rsidP="007E15D8">
      <w:pPr>
        <w:spacing w:line="360" w:lineRule="auto"/>
        <w:rPr>
          <w:del w:id="671" w:author="Lucas Abdalla Menezes" w:date="2020-03-08T18:34:00Z"/>
          <w:sz w:val="22"/>
          <w:szCs w:val="22"/>
          <w:rPrChange w:id="672" w:author="Lucas Abdalla Menezes" w:date="2020-03-08T18:40:00Z">
            <w:rPr>
              <w:del w:id="673" w:author="Lucas Abdalla Menezes" w:date="2020-03-08T18:34:00Z"/>
            </w:rPr>
          </w:rPrChange>
        </w:rPr>
        <w:pPrChange w:id="674" w:author="Lucas Abdalla Menezes" w:date="2020-03-08T18:40:00Z">
          <w:pPr>
            <w:spacing w:line="360" w:lineRule="auto"/>
          </w:pPr>
        </w:pPrChange>
      </w:pPr>
    </w:p>
    <w:p w:rsidR="00B959BC" w:rsidRPr="007E15D8" w:rsidDel="007E15D8" w:rsidRDefault="00822802" w:rsidP="007E15D8">
      <w:pPr>
        <w:spacing w:line="360" w:lineRule="auto"/>
        <w:rPr>
          <w:del w:id="675" w:author="Lucas Abdalla Menezes" w:date="2020-03-08T18:34:00Z"/>
          <w:sz w:val="22"/>
          <w:szCs w:val="22"/>
          <w:rPrChange w:id="676" w:author="Lucas Abdalla Menezes" w:date="2020-03-08T18:40:00Z">
            <w:rPr>
              <w:del w:id="677" w:author="Lucas Abdalla Menezes" w:date="2020-03-08T18:34:00Z"/>
            </w:rPr>
          </w:rPrChange>
        </w:rPr>
        <w:pPrChange w:id="678" w:author="Lucas Abdalla Menezes" w:date="2020-03-08T18:40:00Z">
          <w:pPr>
            <w:spacing w:line="360" w:lineRule="auto"/>
          </w:pPr>
        </w:pPrChange>
      </w:pPr>
      <w:del w:id="679" w:author="Lucas Abdalla Menezes" w:date="2020-03-08T18:34:00Z">
        <w:r w:rsidRPr="007E15D8" w:rsidDel="007E15D8">
          <w:rPr>
            <w:b/>
            <w:bCs/>
            <w:i/>
            <w:iCs/>
            <w:sz w:val="22"/>
            <w:szCs w:val="22"/>
            <w:rPrChange w:id="680" w:author="Lucas Abdalla Menezes" w:date="2020-03-08T18:40:00Z">
              <w:rPr>
                <w:b/>
                <w:bCs/>
                <w:i/>
                <w:iCs/>
                <w:sz w:val="22"/>
                <w:szCs w:val="22"/>
              </w:rPr>
            </w:rPrChange>
          </w:rPr>
          <w:delText>#define ADC_SAMPLES 256</w:delText>
        </w:r>
      </w:del>
    </w:p>
    <w:p w:rsidR="00B959BC" w:rsidRPr="007E15D8" w:rsidDel="007E15D8" w:rsidRDefault="00822802" w:rsidP="007E15D8">
      <w:pPr>
        <w:spacing w:line="360" w:lineRule="auto"/>
        <w:rPr>
          <w:del w:id="681" w:author="Lucas Abdalla Menezes" w:date="2020-03-08T18:34:00Z"/>
          <w:sz w:val="22"/>
          <w:szCs w:val="22"/>
          <w:rPrChange w:id="682" w:author="Lucas Abdalla Menezes" w:date="2020-03-08T18:40:00Z">
            <w:rPr>
              <w:del w:id="683" w:author="Lucas Abdalla Menezes" w:date="2020-03-08T18:34:00Z"/>
            </w:rPr>
          </w:rPrChange>
        </w:rPr>
        <w:pPrChange w:id="684" w:author="Lucas Abdalla Menezes" w:date="2020-03-08T18:40:00Z">
          <w:pPr>
            <w:spacing w:line="360" w:lineRule="auto"/>
          </w:pPr>
        </w:pPrChange>
      </w:pPr>
      <w:del w:id="685" w:author="Lucas Abdalla Menezes" w:date="2020-03-08T18:34:00Z">
        <w:r w:rsidRPr="007E15D8" w:rsidDel="007E15D8">
          <w:rPr>
            <w:b/>
            <w:bCs/>
            <w:i/>
            <w:iCs/>
            <w:sz w:val="22"/>
            <w:szCs w:val="22"/>
            <w:rPrChange w:id="686" w:author="Lucas Abdalla Menezes" w:date="2020-03-08T18:40:00Z">
              <w:rPr>
                <w:b/>
                <w:bCs/>
                <w:i/>
                <w:iCs/>
                <w:sz w:val="22"/>
                <w:szCs w:val="22"/>
              </w:rPr>
            </w:rPrChange>
          </w:rPr>
          <w:delText>#define I_RMS_VEC_SIZE 512</w:delText>
        </w:r>
      </w:del>
    </w:p>
    <w:p w:rsidR="00B959BC" w:rsidRPr="007E15D8" w:rsidRDefault="00B959BC" w:rsidP="007E15D8">
      <w:pPr>
        <w:spacing w:line="360" w:lineRule="auto"/>
        <w:rPr>
          <w:b/>
          <w:bCs/>
          <w:i/>
          <w:iCs/>
          <w:sz w:val="22"/>
          <w:szCs w:val="22"/>
          <w:rPrChange w:id="687" w:author="Lucas Abdalla Menezes" w:date="2020-03-08T18:40:00Z">
            <w:rPr>
              <w:b/>
              <w:bCs/>
              <w:i/>
              <w:iCs/>
            </w:rPr>
          </w:rPrChange>
        </w:rPr>
        <w:pPrChange w:id="688" w:author="Lucas Abdalla Menezes" w:date="2020-03-08T18:40:00Z">
          <w:pPr>
            <w:spacing w:line="360" w:lineRule="auto"/>
          </w:pPr>
        </w:pPrChange>
      </w:pPr>
    </w:p>
    <w:p w:rsidR="00B959BC" w:rsidRPr="007E15D8" w:rsidDel="007E15D8" w:rsidRDefault="007E15D8" w:rsidP="007E15D8">
      <w:pPr>
        <w:spacing w:line="360" w:lineRule="auto"/>
        <w:rPr>
          <w:del w:id="689" w:author="Lucas Abdalla Menezes" w:date="2020-03-08T18:40:00Z"/>
          <w:sz w:val="22"/>
          <w:szCs w:val="22"/>
          <w:highlight w:val="yellow"/>
          <w:rPrChange w:id="690" w:author="Lucas Abdalla Menezes" w:date="2020-03-08T18:40:00Z">
            <w:rPr>
              <w:del w:id="691" w:author="Lucas Abdalla Menezes" w:date="2020-03-08T18:40:00Z"/>
              <w:highlight w:val="yellow"/>
            </w:rPr>
          </w:rPrChange>
        </w:rPr>
        <w:pPrChange w:id="692" w:author="Lucas Abdalla Menezes" w:date="2020-03-08T18:40:00Z">
          <w:pPr>
            <w:spacing w:line="360" w:lineRule="auto"/>
          </w:pPr>
        </w:pPrChange>
      </w:pPr>
      <w:ins w:id="693" w:author="Lucas Abdalla Menezes" w:date="2020-03-08T18:36:00Z">
        <w:r w:rsidRPr="007E15D8">
          <w:rPr>
            <w:sz w:val="22"/>
            <w:szCs w:val="22"/>
            <w:rPrChange w:id="694" w:author="Lucas Abdalla Menezes" w:date="2020-03-08T18:40:00Z">
              <w:rPr>
                <w:sz w:val="22"/>
                <w:szCs w:val="22"/>
              </w:rPr>
            </w:rPrChange>
          </w:rPr>
          <w:t>-</w:t>
        </w:r>
      </w:ins>
      <w:ins w:id="695" w:author="Lucas Abdalla Menezes" w:date="2020-03-08T18:39:00Z">
        <w:r w:rsidRPr="007E15D8">
          <w:rPr>
            <w:sz w:val="22"/>
            <w:szCs w:val="22"/>
            <w:rPrChange w:id="696" w:author="Lucas Abdalla Menezes" w:date="2020-03-08T18:40:00Z">
              <w:rPr>
                <w:sz w:val="22"/>
                <w:szCs w:val="22"/>
              </w:rPr>
            </w:rPrChange>
          </w:rPr>
          <w:t xml:space="preserve"> </w:t>
        </w:r>
      </w:ins>
      <w:r w:rsidR="00822802" w:rsidRPr="007E15D8">
        <w:rPr>
          <w:sz w:val="22"/>
          <w:szCs w:val="22"/>
          <w:rPrChange w:id="697" w:author="Lucas Abdalla Menezes" w:date="2020-03-08T18:40:00Z">
            <w:rPr/>
          </w:rPrChange>
        </w:rPr>
        <w:t xml:space="preserve">Declaração dos </w:t>
      </w:r>
      <w:proofErr w:type="spellStart"/>
      <w:r w:rsidR="00822802" w:rsidRPr="007E15D8">
        <w:rPr>
          <w:sz w:val="22"/>
          <w:szCs w:val="22"/>
          <w:rPrChange w:id="698" w:author="Lucas Abdalla Menezes" w:date="2020-03-08T18:40:00Z">
            <w:rPr/>
          </w:rPrChange>
        </w:rPr>
        <w:t>timers</w:t>
      </w:r>
      <w:proofErr w:type="spellEnd"/>
      <w:r w:rsidR="00822802" w:rsidRPr="007E15D8">
        <w:rPr>
          <w:sz w:val="22"/>
          <w:szCs w:val="22"/>
          <w:rPrChange w:id="699" w:author="Lucas Abdalla Menezes" w:date="2020-03-08T18:40:00Z">
            <w:rPr/>
          </w:rPrChange>
        </w:rPr>
        <w:t xml:space="preserve"> que serão utilizados. O timer0 é responsável por pegar as amostras a cada 100 </w:t>
      </w:r>
      <w:proofErr w:type="spellStart"/>
      <w:r w:rsidR="00822802" w:rsidRPr="007E15D8">
        <w:rPr>
          <w:sz w:val="22"/>
          <w:szCs w:val="22"/>
          <w:rPrChange w:id="700" w:author="Lucas Abdalla Menezes" w:date="2020-03-08T18:40:00Z">
            <w:rPr/>
          </w:rPrChange>
        </w:rPr>
        <w:t>us</w:t>
      </w:r>
      <w:proofErr w:type="spellEnd"/>
      <w:r w:rsidR="00822802" w:rsidRPr="007E15D8">
        <w:rPr>
          <w:sz w:val="22"/>
          <w:szCs w:val="22"/>
          <w:rPrChange w:id="701" w:author="Lucas Abdalla Menezes" w:date="2020-03-08T18:40:00Z">
            <w:rPr/>
          </w:rPrChange>
        </w:rPr>
        <w:t xml:space="preserve"> e</w:t>
      </w:r>
      <w:ins w:id="702" w:author="Lucas Abdalla Menezes" w:date="2020-03-08T18:40:00Z">
        <w:r w:rsidRPr="007E15D8">
          <w:rPr>
            <w:sz w:val="22"/>
            <w:szCs w:val="22"/>
            <w:rPrChange w:id="703" w:author="Lucas Abdalla Menezes" w:date="2020-03-08T18:40:00Z">
              <w:rPr>
                <w:sz w:val="22"/>
                <w:szCs w:val="22"/>
              </w:rPr>
            </w:rPrChange>
          </w:rPr>
          <w:t xml:space="preserve"> </w:t>
        </w:r>
      </w:ins>
      <w:del w:id="704" w:author="Lucas Abdalla Menezes" w:date="2020-03-08T18:40:00Z">
        <w:r w:rsidR="00822802" w:rsidRPr="007E15D8" w:rsidDel="007E15D8">
          <w:rPr>
            <w:sz w:val="22"/>
            <w:szCs w:val="22"/>
            <w:rPrChange w:id="705" w:author="Lucas Abdalla Menezes" w:date="2020-03-08T18:40:00Z">
              <w:rPr/>
            </w:rPrChange>
          </w:rPr>
          <w:delText xml:space="preserve"> </w:delText>
        </w:r>
      </w:del>
      <w:r w:rsidR="00822802" w:rsidRPr="007E15D8">
        <w:rPr>
          <w:sz w:val="22"/>
          <w:szCs w:val="22"/>
          <w:rPrChange w:id="706" w:author="Lucas Abdalla Menezes" w:date="2020-03-08T18:40:00Z">
            <w:rPr/>
          </w:rPrChange>
        </w:rPr>
        <w:t xml:space="preserve">armazená-las num vetor de 256 espaços. O timer1 é responsável por </w:t>
      </w:r>
      <w:proofErr w:type="spellStart"/>
      <w:r w:rsidR="00822802" w:rsidRPr="007E15D8">
        <w:rPr>
          <w:sz w:val="22"/>
          <w:szCs w:val="22"/>
          <w:rPrChange w:id="707" w:author="Lucas Abdalla Menezes" w:date="2020-03-08T18:40:00Z">
            <w:rPr/>
          </w:rPrChange>
        </w:rPr>
        <w:t>resetar</w:t>
      </w:r>
      <w:proofErr w:type="spellEnd"/>
      <w:r w:rsidR="00822802" w:rsidRPr="007E15D8">
        <w:rPr>
          <w:sz w:val="22"/>
          <w:szCs w:val="22"/>
          <w:rPrChange w:id="708" w:author="Lucas Abdalla Menezes" w:date="2020-03-08T18:40:00Z">
            <w:rPr/>
          </w:rPrChange>
        </w:rPr>
        <w:t xml:space="preserve"> o timer0, a cada 500 </w:t>
      </w:r>
      <w:proofErr w:type="spellStart"/>
      <w:r w:rsidR="00822802" w:rsidRPr="007E15D8">
        <w:rPr>
          <w:sz w:val="22"/>
          <w:szCs w:val="22"/>
          <w:rPrChange w:id="709" w:author="Lucas Abdalla Menezes" w:date="2020-03-08T18:40:00Z">
            <w:rPr/>
          </w:rPrChange>
        </w:rPr>
        <w:t>ms</w:t>
      </w:r>
      <w:proofErr w:type="spellEnd"/>
      <w:r w:rsidR="00822802" w:rsidRPr="007E15D8">
        <w:rPr>
          <w:sz w:val="22"/>
          <w:szCs w:val="22"/>
          <w:rPrChange w:id="710" w:author="Lucas Abdalla Menezes" w:date="2020-03-08T18:40:00Z">
            <w:rPr/>
          </w:rPrChange>
        </w:rPr>
        <w:t xml:space="preserve">. </w:t>
      </w:r>
    </w:p>
    <w:p w:rsidR="00B959BC" w:rsidDel="007E15D8" w:rsidRDefault="00B959BC">
      <w:pPr>
        <w:spacing w:line="360" w:lineRule="auto"/>
        <w:rPr>
          <w:del w:id="711" w:author="Lucas Abdalla Menezes" w:date="2020-03-08T18:40:00Z"/>
        </w:rPr>
      </w:pPr>
    </w:p>
    <w:p w:rsidR="00B959BC" w:rsidRPr="005F5922" w:rsidDel="007E15D8" w:rsidRDefault="00822802">
      <w:pPr>
        <w:spacing w:line="360" w:lineRule="auto"/>
        <w:rPr>
          <w:del w:id="712" w:author="Lucas Abdalla Menezes" w:date="2020-03-08T18:40:00Z"/>
          <w:lang w:val="en-US"/>
          <w:rPrChange w:id="713" w:author="Lucas Abdalla Menezes" w:date="2020-03-07T22:20:00Z">
            <w:rPr>
              <w:del w:id="714" w:author="Lucas Abdalla Menezes" w:date="2020-03-08T18:40:00Z"/>
            </w:rPr>
          </w:rPrChange>
        </w:rPr>
      </w:pPr>
      <w:del w:id="715" w:author="Lucas Abdalla Menezes" w:date="2020-03-08T18:40:00Z">
        <w:r w:rsidRPr="005F5922" w:rsidDel="007E15D8">
          <w:rPr>
            <w:b/>
            <w:bCs/>
            <w:i/>
            <w:iCs/>
            <w:sz w:val="22"/>
            <w:szCs w:val="22"/>
            <w:lang w:val="en-US"/>
            <w:rPrChange w:id="716" w:author="Lucas Abdalla Menezes" w:date="2020-03-07T22:20:00Z">
              <w:rPr>
                <w:b/>
                <w:bCs/>
                <w:i/>
                <w:iCs/>
                <w:sz w:val="22"/>
                <w:szCs w:val="22"/>
              </w:rPr>
            </w:rPrChange>
          </w:rPr>
          <w:delText>hw_timer_t* timer0 = NULL;</w:delText>
        </w:r>
      </w:del>
    </w:p>
    <w:p w:rsidR="00B959BC" w:rsidRPr="005F5922" w:rsidDel="00590D44" w:rsidRDefault="00822802">
      <w:pPr>
        <w:spacing w:line="360" w:lineRule="auto"/>
        <w:rPr>
          <w:del w:id="717" w:author="Lucas Abdalla Menezes" w:date="2020-03-08T15:55:00Z"/>
          <w:lang w:val="en-US"/>
          <w:rPrChange w:id="718" w:author="Lucas Abdalla Menezes" w:date="2020-03-07T22:20:00Z">
            <w:rPr>
              <w:del w:id="719" w:author="Lucas Abdalla Menezes" w:date="2020-03-08T15:55:00Z"/>
            </w:rPr>
          </w:rPrChange>
        </w:rPr>
      </w:pPr>
      <w:del w:id="720" w:author="Lucas Abdalla Menezes" w:date="2020-03-08T18:40:00Z">
        <w:r w:rsidRPr="005F5922" w:rsidDel="007E15D8">
          <w:rPr>
            <w:b/>
            <w:bCs/>
            <w:i/>
            <w:iCs/>
            <w:sz w:val="22"/>
            <w:szCs w:val="22"/>
            <w:lang w:val="en-US"/>
            <w:rPrChange w:id="721" w:author="Lucas Abdalla Menezes" w:date="2020-03-07T22:20:00Z">
              <w:rPr>
                <w:b/>
                <w:bCs/>
                <w:i/>
                <w:iCs/>
                <w:sz w:val="22"/>
                <w:szCs w:val="22"/>
              </w:rPr>
            </w:rPrChange>
          </w:rPr>
          <w:delText>hw_timer_t* timer1 = NULL;</w:delText>
        </w:r>
      </w:del>
    </w:p>
    <w:p w:rsidR="00B959BC" w:rsidRPr="005F5922" w:rsidDel="00590D44" w:rsidRDefault="00B959BC">
      <w:pPr>
        <w:spacing w:line="360" w:lineRule="auto"/>
        <w:rPr>
          <w:del w:id="722" w:author="Lucas Abdalla Menezes" w:date="2020-03-08T15:55:00Z"/>
          <w:b/>
          <w:bCs/>
          <w:i/>
          <w:iCs/>
          <w:sz w:val="22"/>
          <w:szCs w:val="22"/>
          <w:lang w:val="en-US"/>
          <w:rPrChange w:id="723" w:author="Lucas Abdalla Menezes" w:date="2020-03-07T22:20:00Z">
            <w:rPr>
              <w:del w:id="724" w:author="Lucas Abdalla Menezes" w:date="2020-03-08T15:55:00Z"/>
              <w:b/>
              <w:bCs/>
              <w:i/>
              <w:iCs/>
              <w:sz w:val="22"/>
              <w:szCs w:val="22"/>
            </w:rPr>
          </w:rPrChange>
        </w:rPr>
      </w:pPr>
    </w:p>
    <w:p w:rsidR="00B959BC" w:rsidRPr="005F5922" w:rsidDel="00590D44" w:rsidRDefault="00B959BC">
      <w:pPr>
        <w:spacing w:line="360" w:lineRule="auto"/>
        <w:rPr>
          <w:del w:id="725" w:author="Lucas Abdalla Menezes" w:date="2020-03-08T15:55:00Z"/>
          <w:b/>
          <w:bCs/>
          <w:i/>
          <w:iCs/>
          <w:sz w:val="22"/>
          <w:szCs w:val="22"/>
          <w:lang w:val="en-US"/>
          <w:rPrChange w:id="726" w:author="Lucas Abdalla Menezes" w:date="2020-03-07T22:20:00Z">
            <w:rPr>
              <w:del w:id="727" w:author="Lucas Abdalla Menezes" w:date="2020-03-08T15:55:00Z"/>
              <w:b/>
              <w:bCs/>
              <w:i/>
              <w:iCs/>
              <w:sz w:val="22"/>
              <w:szCs w:val="22"/>
            </w:rPr>
          </w:rPrChange>
        </w:rPr>
      </w:pPr>
    </w:p>
    <w:p w:rsidR="00B959BC" w:rsidRPr="005F5922" w:rsidDel="00590D44" w:rsidRDefault="00B959BC">
      <w:pPr>
        <w:spacing w:line="360" w:lineRule="auto"/>
        <w:rPr>
          <w:del w:id="728" w:author="Lucas Abdalla Menezes" w:date="2020-03-08T15:55:00Z"/>
          <w:b/>
          <w:bCs/>
          <w:i/>
          <w:iCs/>
          <w:sz w:val="22"/>
          <w:szCs w:val="22"/>
          <w:lang w:val="en-US"/>
          <w:rPrChange w:id="729" w:author="Lucas Abdalla Menezes" w:date="2020-03-07T22:20:00Z">
            <w:rPr>
              <w:del w:id="730" w:author="Lucas Abdalla Menezes" w:date="2020-03-08T15:55:00Z"/>
              <w:b/>
              <w:bCs/>
              <w:i/>
              <w:iCs/>
              <w:sz w:val="22"/>
              <w:szCs w:val="22"/>
            </w:rPr>
          </w:rPrChange>
        </w:rPr>
      </w:pPr>
    </w:p>
    <w:p w:rsidR="00B959BC" w:rsidRPr="005F5922" w:rsidDel="00590D44" w:rsidRDefault="00B959BC">
      <w:pPr>
        <w:spacing w:line="360" w:lineRule="auto"/>
        <w:rPr>
          <w:del w:id="731" w:author="Lucas Abdalla Menezes" w:date="2020-03-08T15:55:00Z"/>
          <w:lang w:val="en-US"/>
          <w:rPrChange w:id="732" w:author="Lucas Abdalla Menezes" w:date="2020-03-07T22:20:00Z">
            <w:rPr>
              <w:del w:id="733" w:author="Lucas Abdalla Menezes" w:date="2020-03-08T15:55:00Z"/>
            </w:rPr>
          </w:rPrChange>
        </w:rPr>
      </w:pPr>
    </w:p>
    <w:p w:rsidR="00B959BC" w:rsidRPr="005F5922" w:rsidDel="00590D44" w:rsidRDefault="00B959BC">
      <w:pPr>
        <w:spacing w:line="360" w:lineRule="auto"/>
        <w:rPr>
          <w:del w:id="734" w:author="Lucas Abdalla Menezes" w:date="2020-03-08T15:55:00Z"/>
          <w:lang w:val="en-US"/>
          <w:rPrChange w:id="735" w:author="Lucas Abdalla Menezes" w:date="2020-03-07T22:20:00Z">
            <w:rPr>
              <w:del w:id="736" w:author="Lucas Abdalla Menezes" w:date="2020-03-08T15:55:00Z"/>
            </w:rPr>
          </w:rPrChange>
        </w:rPr>
      </w:pPr>
    </w:p>
    <w:p w:rsidR="00B959BC" w:rsidRPr="005F5922" w:rsidDel="00590D44" w:rsidRDefault="00B959BC">
      <w:pPr>
        <w:spacing w:line="360" w:lineRule="auto"/>
        <w:rPr>
          <w:del w:id="737" w:author="Lucas Abdalla Menezes" w:date="2020-03-08T15:55:00Z"/>
          <w:lang w:val="en-US"/>
          <w:rPrChange w:id="738" w:author="Lucas Abdalla Menezes" w:date="2020-03-07T22:20:00Z">
            <w:rPr>
              <w:del w:id="739" w:author="Lucas Abdalla Menezes" w:date="2020-03-08T15:55:00Z"/>
            </w:rPr>
          </w:rPrChange>
        </w:rPr>
      </w:pPr>
    </w:p>
    <w:p w:rsidR="00B959BC" w:rsidRPr="005F5922" w:rsidDel="007E15D8" w:rsidRDefault="00B959BC">
      <w:pPr>
        <w:spacing w:line="360" w:lineRule="auto"/>
        <w:rPr>
          <w:del w:id="740" w:author="Lucas Abdalla Menezes" w:date="2020-03-08T18:40:00Z"/>
          <w:lang w:val="en-US"/>
          <w:rPrChange w:id="741" w:author="Lucas Abdalla Menezes" w:date="2020-03-07T22:20:00Z">
            <w:rPr>
              <w:del w:id="742" w:author="Lucas Abdalla Menezes" w:date="2020-03-08T18:40:00Z"/>
            </w:rPr>
          </w:rPrChange>
        </w:rPr>
      </w:pPr>
    </w:p>
    <w:p w:rsidR="00B959BC" w:rsidRPr="005F5922" w:rsidRDefault="00B959BC">
      <w:pPr>
        <w:spacing w:line="360" w:lineRule="auto"/>
        <w:rPr>
          <w:lang w:val="en-US"/>
          <w:rPrChange w:id="743" w:author="Lucas Abdalla Menezes" w:date="2020-03-07T22:20:00Z">
            <w:rPr/>
          </w:rPrChange>
        </w:rPr>
      </w:pPr>
    </w:p>
    <w:p w:rsidR="007E15D8" w:rsidRDefault="007E15D8">
      <w:pPr>
        <w:spacing w:line="360" w:lineRule="auto"/>
        <w:rPr>
          <w:ins w:id="744" w:author="Lucas Abdalla Menezes" w:date="2020-03-08T18:40:00Z"/>
          <w:sz w:val="22"/>
          <w:szCs w:val="22"/>
        </w:rPr>
      </w:pPr>
      <w:ins w:id="745" w:author="Lucas Abdalla Menezes" w:date="2020-03-08T18:40:00Z">
        <w:r>
          <w:rPr>
            <w:sz w:val="22"/>
            <w:szCs w:val="22"/>
          </w:rPr>
          <w:t xml:space="preserve">- </w:t>
        </w:r>
      </w:ins>
      <w:r w:rsidR="00822802">
        <w:rPr>
          <w:sz w:val="22"/>
          <w:szCs w:val="22"/>
        </w:rPr>
        <w:t xml:space="preserve">Declaração das variáveis com o modificador </w:t>
      </w:r>
      <w:proofErr w:type="spellStart"/>
      <w:r w:rsidR="00822802">
        <w:rPr>
          <w:b/>
          <w:bCs/>
          <w:i/>
          <w:iCs/>
          <w:sz w:val="22"/>
          <w:szCs w:val="22"/>
        </w:rPr>
        <w:t>volatile</w:t>
      </w:r>
      <w:proofErr w:type="spellEnd"/>
      <w:r w:rsidR="00822802">
        <w:rPr>
          <w:b/>
          <w:bCs/>
          <w:i/>
          <w:iCs/>
          <w:sz w:val="22"/>
          <w:szCs w:val="22"/>
        </w:rPr>
        <w:t xml:space="preserve">, </w:t>
      </w:r>
      <w:r w:rsidR="00822802">
        <w:rPr>
          <w:sz w:val="22"/>
          <w:szCs w:val="22"/>
        </w:rPr>
        <w:t xml:space="preserve">para evitar otimizações indesejadas do compilador. E uso de </w:t>
      </w:r>
      <w:r w:rsidR="00822802">
        <w:rPr>
          <w:b/>
          <w:bCs/>
          <w:sz w:val="22"/>
          <w:szCs w:val="22"/>
        </w:rPr>
        <w:t>DRAM_ATTR</w:t>
      </w:r>
      <w:r w:rsidR="00822802">
        <w:rPr>
          <w:sz w:val="22"/>
          <w:szCs w:val="22"/>
        </w:rPr>
        <w:t xml:space="preserve"> para garantir que a variável vá para a RAM que tem acesso mais rápido que a Flash. </w:t>
      </w:r>
    </w:p>
    <w:p w:rsidR="00B959BC" w:rsidDel="007E15D8" w:rsidRDefault="007E15D8">
      <w:pPr>
        <w:spacing w:line="360" w:lineRule="auto"/>
        <w:rPr>
          <w:del w:id="746" w:author="Lucas Abdalla Menezes" w:date="2020-03-08T18:40:00Z"/>
        </w:rPr>
      </w:pPr>
      <w:ins w:id="747" w:author="Lucas Abdalla Menezes" w:date="2020-03-08T18:40:00Z">
        <w:r>
          <w:rPr>
            <w:sz w:val="22"/>
            <w:szCs w:val="22"/>
          </w:rPr>
          <w:t xml:space="preserve">- </w:t>
        </w:r>
      </w:ins>
      <w:r w:rsidR="00822802">
        <w:rPr>
          <w:sz w:val="22"/>
          <w:szCs w:val="22"/>
        </w:rPr>
        <w:t xml:space="preserve">Declaração de um semáforo que identifica se no momento está ocorrendo um evento de interrupção. Uso de </w:t>
      </w:r>
      <w:r w:rsidR="00822802">
        <w:rPr>
          <w:b/>
          <w:bCs/>
          <w:sz w:val="22"/>
          <w:szCs w:val="22"/>
        </w:rPr>
        <w:t>uint32_t</w:t>
      </w:r>
      <w:r w:rsidR="00822802">
        <w:rPr>
          <w:sz w:val="22"/>
          <w:szCs w:val="22"/>
        </w:rPr>
        <w:t>, para garantir 32 bits de memória para a variável.</w:t>
      </w:r>
      <w:r w:rsidR="00822802">
        <w:rPr>
          <w:b/>
          <w:bCs/>
          <w:sz w:val="22"/>
          <w:szCs w:val="22"/>
        </w:rPr>
        <w:t xml:space="preserve"> </w:t>
      </w:r>
    </w:p>
    <w:p w:rsidR="00B959BC" w:rsidDel="007E15D8" w:rsidRDefault="00B959BC">
      <w:pPr>
        <w:spacing w:line="360" w:lineRule="auto"/>
        <w:rPr>
          <w:del w:id="748" w:author="Lucas Abdalla Menezes" w:date="2020-03-08T18:40:00Z"/>
          <w:sz w:val="22"/>
          <w:szCs w:val="22"/>
        </w:rPr>
      </w:pPr>
    </w:p>
    <w:p w:rsidR="00B959BC" w:rsidRPr="005F5922" w:rsidDel="007E15D8" w:rsidRDefault="00822802">
      <w:pPr>
        <w:spacing w:line="360" w:lineRule="auto"/>
        <w:rPr>
          <w:del w:id="749" w:author="Lucas Abdalla Menezes" w:date="2020-03-08T18:40:00Z"/>
          <w:lang w:val="en-US"/>
          <w:rPrChange w:id="750" w:author="Lucas Abdalla Menezes" w:date="2020-03-07T22:20:00Z">
            <w:rPr>
              <w:del w:id="751" w:author="Lucas Abdalla Menezes" w:date="2020-03-08T18:40:00Z"/>
            </w:rPr>
          </w:rPrChange>
        </w:rPr>
      </w:pPr>
      <w:del w:id="752" w:author="Lucas Abdalla Menezes" w:date="2020-03-08T18:40:00Z">
        <w:r w:rsidRPr="005F5922" w:rsidDel="007E15D8">
          <w:rPr>
            <w:b/>
            <w:bCs/>
            <w:i/>
            <w:iCs/>
            <w:sz w:val="22"/>
            <w:szCs w:val="22"/>
            <w:lang w:val="en-US"/>
            <w:rPrChange w:id="753" w:author="Lucas Abdalla Menezes" w:date="2020-03-07T22:20:00Z">
              <w:rPr>
                <w:b/>
                <w:bCs/>
                <w:i/>
                <w:iCs/>
                <w:sz w:val="22"/>
                <w:szCs w:val="22"/>
              </w:rPr>
            </w:rPrChange>
          </w:rPr>
          <w:delText>volatile SemaphoreHandle_t timerSemaphore;</w:delText>
        </w:r>
      </w:del>
    </w:p>
    <w:p w:rsidR="00B959BC" w:rsidRPr="005F5922" w:rsidDel="007E15D8" w:rsidRDefault="00822802">
      <w:pPr>
        <w:spacing w:line="360" w:lineRule="auto"/>
        <w:rPr>
          <w:del w:id="754" w:author="Lucas Abdalla Menezes" w:date="2020-03-08T18:40:00Z"/>
          <w:lang w:val="en-US"/>
          <w:rPrChange w:id="755" w:author="Lucas Abdalla Menezes" w:date="2020-03-07T22:20:00Z">
            <w:rPr>
              <w:del w:id="756" w:author="Lucas Abdalla Menezes" w:date="2020-03-08T18:40:00Z"/>
            </w:rPr>
          </w:rPrChange>
        </w:rPr>
      </w:pPr>
      <w:del w:id="757" w:author="Lucas Abdalla Menezes" w:date="2020-03-08T18:40:00Z">
        <w:r w:rsidRPr="005F5922" w:rsidDel="007E15D8">
          <w:rPr>
            <w:b/>
            <w:bCs/>
            <w:i/>
            <w:iCs/>
            <w:sz w:val="22"/>
            <w:szCs w:val="22"/>
            <w:lang w:val="en-US"/>
            <w:rPrChange w:id="758" w:author="Lucas Abdalla Menezes" w:date="2020-03-07T22:20:00Z">
              <w:rPr>
                <w:b/>
                <w:bCs/>
                <w:i/>
                <w:iCs/>
                <w:sz w:val="22"/>
                <w:szCs w:val="22"/>
              </w:rPr>
            </w:rPrChange>
          </w:rPr>
          <w:delText>volatile DRAM_ATTR float i_rms;</w:delText>
        </w:r>
      </w:del>
    </w:p>
    <w:p w:rsidR="00B959BC" w:rsidRPr="005F5922" w:rsidDel="007E15D8" w:rsidRDefault="00822802">
      <w:pPr>
        <w:spacing w:line="360" w:lineRule="auto"/>
        <w:rPr>
          <w:del w:id="759" w:author="Lucas Abdalla Menezes" w:date="2020-03-08T18:40:00Z"/>
          <w:lang w:val="en-US"/>
          <w:rPrChange w:id="760" w:author="Lucas Abdalla Menezes" w:date="2020-03-07T22:20:00Z">
            <w:rPr>
              <w:del w:id="761" w:author="Lucas Abdalla Menezes" w:date="2020-03-08T18:40:00Z"/>
            </w:rPr>
          </w:rPrChange>
        </w:rPr>
      </w:pPr>
      <w:del w:id="762" w:author="Lucas Abdalla Menezes" w:date="2020-03-08T18:40:00Z">
        <w:r w:rsidRPr="005F5922" w:rsidDel="007E15D8">
          <w:rPr>
            <w:b/>
            <w:bCs/>
            <w:i/>
            <w:iCs/>
            <w:sz w:val="22"/>
            <w:szCs w:val="22"/>
            <w:lang w:val="en-US"/>
            <w:rPrChange w:id="763" w:author="Lucas Abdalla Menezes" w:date="2020-03-07T22:20:00Z">
              <w:rPr>
                <w:b/>
                <w:bCs/>
                <w:i/>
                <w:iCs/>
                <w:sz w:val="22"/>
                <w:szCs w:val="22"/>
              </w:rPr>
            </w:rPrChange>
          </w:rPr>
          <w:delText>volatile DRAM_ATTR float i_rms_data[I_RMS_VEC_SIZE];</w:delText>
        </w:r>
      </w:del>
    </w:p>
    <w:p w:rsidR="00B959BC" w:rsidRPr="005F5922" w:rsidDel="007E15D8" w:rsidRDefault="00822802">
      <w:pPr>
        <w:spacing w:line="360" w:lineRule="auto"/>
        <w:rPr>
          <w:del w:id="764" w:author="Lucas Abdalla Menezes" w:date="2020-03-08T18:40:00Z"/>
          <w:lang w:val="en-US"/>
          <w:rPrChange w:id="765" w:author="Lucas Abdalla Menezes" w:date="2020-03-07T22:20:00Z">
            <w:rPr>
              <w:del w:id="766" w:author="Lucas Abdalla Menezes" w:date="2020-03-08T18:40:00Z"/>
            </w:rPr>
          </w:rPrChange>
        </w:rPr>
      </w:pPr>
      <w:del w:id="767" w:author="Lucas Abdalla Menezes" w:date="2020-03-08T18:40:00Z">
        <w:r w:rsidRPr="005F5922" w:rsidDel="007E15D8">
          <w:rPr>
            <w:b/>
            <w:bCs/>
            <w:i/>
            <w:iCs/>
            <w:sz w:val="22"/>
            <w:szCs w:val="22"/>
            <w:lang w:val="en-US"/>
            <w:rPrChange w:id="768" w:author="Lucas Abdalla Menezes" w:date="2020-03-07T22:20:00Z">
              <w:rPr>
                <w:b/>
                <w:bCs/>
                <w:i/>
                <w:iCs/>
                <w:sz w:val="22"/>
                <w:szCs w:val="22"/>
              </w:rPr>
            </w:rPrChange>
          </w:rPr>
          <w:delText>volatile DRAM_ATTR uint32_t i_rms_data_idx = 0;</w:delText>
        </w:r>
      </w:del>
    </w:p>
    <w:p w:rsidR="00B959BC" w:rsidRPr="005F5922" w:rsidDel="007E15D8" w:rsidRDefault="00822802">
      <w:pPr>
        <w:spacing w:line="360" w:lineRule="auto"/>
        <w:rPr>
          <w:del w:id="769" w:author="Lucas Abdalla Menezes" w:date="2020-03-08T18:40:00Z"/>
          <w:lang w:val="en-US"/>
          <w:rPrChange w:id="770" w:author="Lucas Abdalla Menezes" w:date="2020-03-07T22:20:00Z">
            <w:rPr>
              <w:del w:id="771" w:author="Lucas Abdalla Menezes" w:date="2020-03-08T18:40:00Z"/>
            </w:rPr>
          </w:rPrChange>
        </w:rPr>
      </w:pPr>
      <w:del w:id="772" w:author="Lucas Abdalla Menezes" w:date="2020-03-08T18:40:00Z">
        <w:r w:rsidRPr="005F5922" w:rsidDel="007E15D8">
          <w:rPr>
            <w:b/>
            <w:bCs/>
            <w:i/>
            <w:iCs/>
            <w:sz w:val="22"/>
            <w:szCs w:val="22"/>
            <w:lang w:val="en-US"/>
            <w:rPrChange w:id="773" w:author="Lucas Abdalla Menezes" w:date="2020-03-07T22:20:00Z">
              <w:rPr>
                <w:b/>
                <w:bCs/>
                <w:i/>
                <w:iCs/>
                <w:sz w:val="22"/>
                <w:szCs w:val="22"/>
              </w:rPr>
            </w:rPrChange>
          </w:rPr>
          <w:delText>volatile DRAM_ATTR uint32_t isrCounter = 0;</w:delText>
        </w:r>
      </w:del>
    </w:p>
    <w:p w:rsidR="00B959BC" w:rsidRPr="005F5922" w:rsidDel="007E15D8" w:rsidRDefault="00822802">
      <w:pPr>
        <w:spacing w:line="360" w:lineRule="auto"/>
        <w:rPr>
          <w:del w:id="774" w:author="Lucas Abdalla Menezes" w:date="2020-03-08T18:40:00Z"/>
          <w:lang w:val="en-US"/>
          <w:rPrChange w:id="775" w:author="Lucas Abdalla Menezes" w:date="2020-03-07T22:20:00Z">
            <w:rPr>
              <w:del w:id="776" w:author="Lucas Abdalla Menezes" w:date="2020-03-08T18:40:00Z"/>
            </w:rPr>
          </w:rPrChange>
        </w:rPr>
      </w:pPr>
      <w:del w:id="777" w:author="Lucas Abdalla Menezes" w:date="2020-03-08T18:40:00Z">
        <w:r w:rsidRPr="005F5922" w:rsidDel="007E15D8">
          <w:rPr>
            <w:b/>
            <w:bCs/>
            <w:i/>
            <w:iCs/>
            <w:sz w:val="22"/>
            <w:szCs w:val="22"/>
            <w:lang w:val="en-US"/>
            <w:rPrChange w:id="778" w:author="Lucas Abdalla Menezes" w:date="2020-03-07T22:20:00Z">
              <w:rPr>
                <w:b/>
                <w:bCs/>
                <w:i/>
                <w:iCs/>
                <w:sz w:val="22"/>
                <w:szCs w:val="22"/>
              </w:rPr>
            </w:rPrChange>
          </w:rPr>
          <w:delText>volatile DRAM_ATTR uint32_t adc_data[ADC_SAMPLES];</w:delText>
        </w:r>
      </w:del>
    </w:p>
    <w:p w:rsidR="00B959BC" w:rsidRPr="005F5922" w:rsidDel="007E15D8" w:rsidRDefault="00822802">
      <w:pPr>
        <w:spacing w:line="360" w:lineRule="auto"/>
        <w:rPr>
          <w:del w:id="779" w:author="Lucas Abdalla Menezes" w:date="2020-03-08T18:40:00Z"/>
          <w:lang w:val="en-US"/>
          <w:rPrChange w:id="780" w:author="Lucas Abdalla Menezes" w:date="2020-03-07T22:20:00Z">
            <w:rPr>
              <w:del w:id="781" w:author="Lucas Abdalla Menezes" w:date="2020-03-08T18:40:00Z"/>
            </w:rPr>
          </w:rPrChange>
        </w:rPr>
      </w:pPr>
      <w:del w:id="782" w:author="Lucas Abdalla Menezes" w:date="2020-03-08T18:40:00Z">
        <w:r w:rsidRPr="005F5922" w:rsidDel="007E15D8">
          <w:rPr>
            <w:b/>
            <w:bCs/>
            <w:i/>
            <w:iCs/>
            <w:sz w:val="22"/>
            <w:szCs w:val="22"/>
            <w:lang w:val="en-US"/>
            <w:rPrChange w:id="783" w:author="Lucas Abdalla Menezes" w:date="2020-03-07T22:20:00Z">
              <w:rPr>
                <w:b/>
                <w:bCs/>
                <w:i/>
                <w:iCs/>
                <w:sz w:val="22"/>
                <w:szCs w:val="22"/>
              </w:rPr>
            </w:rPrChange>
          </w:rPr>
          <w:delText>volatile DRAM_ATTR uint32_t sampletime_us[ADC_SAMPLES];</w:delText>
        </w:r>
      </w:del>
    </w:p>
    <w:p w:rsidR="00B959BC" w:rsidRPr="005F5922" w:rsidDel="007E15D8" w:rsidRDefault="00822802">
      <w:pPr>
        <w:spacing w:line="360" w:lineRule="auto"/>
        <w:rPr>
          <w:del w:id="784" w:author="Lucas Abdalla Menezes" w:date="2020-03-08T18:40:00Z"/>
          <w:lang w:val="en-US"/>
          <w:rPrChange w:id="785" w:author="Lucas Abdalla Menezes" w:date="2020-03-07T22:20:00Z">
            <w:rPr>
              <w:del w:id="786" w:author="Lucas Abdalla Menezes" w:date="2020-03-08T18:40:00Z"/>
            </w:rPr>
          </w:rPrChange>
        </w:rPr>
      </w:pPr>
      <w:del w:id="787" w:author="Lucas Abdalla Menezes" w:date="2020-03-08T18:40:00Z">
        <w:r w:rsidRPr="005F5922" w:rsidDel="007E15D8">
          <w:rPr>
            <w:b/>
            <w:bCs/>
            <w:i/>
            <w:iCs/>
            <w:sz w:val="22"/>
            <w:szCs w:val="22"/>
            <w:lang w:val="en-US"/>
            <w:rPrChange w:id="788" w:author="Lucas Abdalla Menezes" w:date="2020-03-07T22:20:00Z">
              <w:rPr>
                <w:b/>
                <w:bCs/>
                <w:i/>
                <w:iCs/>
                <w:sz w:val="22"/>
                <w:szCs w:val="22"/>
              </w:rPr>
            </w:rPrChange>
          </w:rPr>
          <w:delText>volatile uint32_t buffer_adc_data[ADC_SAMPLES];</w:delText>
        </w:r>
      </w:del>
    </w:p>
    <w:p w:rsidR="00B959BC" w:rsidRPr="005F5922" w:rsidDel="007E15D8" w:rsidRDefault="00822802">
      <w:pPr>
        <w:spacing w:line="360" w:lineRule="auto"/>
        <w:rPr>
          <w:del w:id="789" w:author="Lucas Abdalla Menezes" w:date="2020-03-08T18:40:00Z"/>
          <w:lang w:val="en-US"/>
          <w:rPrChange w:id="790" w:author="Lucas Abdalla Menezes" w:date="2020-03-07T22:20:00Z">
            <w:rPr>
              <w:del w:id="791" w:author="Lucas Abdalla Menezes" w:date="2020-03-08T18:40:00Z"/>
            </w:rPr>
          </w:rPrChange>
        </w:rPr>
      </w:pPr>
      <w:del w:id="792" w:author="Lucas Abdalla Menezes" w:date="2020-03-08T18:40:00Z">
        <w:r w:rsidRPr="005F5922" w:rsidDel="007E15D8">
          <w:rPr>
            <w:b/>
            <w:bCs/>
            <w:i/>
            <w:iCs/>
            <w:sz w:val="22"/>
            <w:szCs w:val="22"/>
            <w:lang w:val="en-US"/>
            <w:rPrChange w:id="793" w:author="Lucas Abdalla Menezes" w:date="2020-03-07T22:20:00Z">
              <w:rPr>
                <w:b/>
                <w:bCs/>
                <w:i/>
                <w:iCs/>
                <w:sz w:val="22"/>
                <w:szCs w:val="22"/>
              </w:rPr>
            </w:rPrChange>
          </w:rPr>
          <w:delText>volatile uint32_t buffer_sampletime_us[ADC_SAMPLES];</w:delText>
        </w:r>
      </w:del>
    </w:p>
    <w:p w:rsidR="00B959BC" w:rsidRPr="005F5922" w:rsidRDefault="00B959BC">
      <w:pPr>
        <w:spacing w:line="360" w:lineRule="auto"/>
        <w:rPr>
          <w:lang w:val="en-US"/>
          <w:rPrChange w:id="794" w:author="Lucas Abdalla Menezes" w:date="2020-03-07T22:20:00Z">
            <w:rPr/>
          </w:rPrChange>
        </w:rPr>
      </w:pPr>
    </w:p>
    <w:p w:rsidR="00B959BC" w:rsidDel="008B1D3B" w:rsidRDefault="007E15D8">
      <w:pPr>
        <w:spacing w:line="360" w:lineRule="auto"/>
        <w:rPr>
          <w:del w:id="795" w:author="Lucas Abdalla Menezes" w:date="2020-03-08T18:42:00Z"/>
          <w:sz w:val="22"/>
          <w:szCs w:val="22"/>
        </w:rPr>
      </w:pPr>
      <w:ins w:id="796" w:author="Lucas Abdalla Menezes" w:date="2020-03-08T18:40:00Z">
        <w:r>
          <w:rPr>
            <w:sz w:val="22"/>
            <w:szCs w:val="22"/>
          </w:rPr>
          <w:t xml:space="preserve">- </w:t>
        </w:r>
      </w:ins>
      <w:r w:rsidR="00822802">
        <w:rPr>
          <w:sz w:val="22"/>
          <w:szCs w:val="22"/>
        </w:rPr>
        <w:t>Ass</w:t>
      </w:r>
      <w:del w:id="797" w:author="Lucas Abdalla Menezes" w:date="2020-03-08T18:41:00Z">
        <w:r w:rsidR="00822802" w:rsidDel="007E15D8">
          <w:rPr>
            <w:sz w:val="22"/>
            <w:szCs w:val="22"/>
          </w:rPr>
          <w:delText xml:space="preserve">ociando a função </w:delText>
        </w:r>
        <w:r w:rsidR="00822802" w:rsidDel="007E15D8">
          <w:rPr>
            <w:b/>
            <w:bCs/>
            <w:i/>
            <w:iCs/>
            <w:sz w:val="22"/>
            <w:szCs w:val="22"/>
          </w:rPr>
          <w:delText>onTimer()</w:delText>
        </w:r>
        <w:r w:rsidR="00822802" w:rsidDel="007E15D8">
          <w:rPr>
            <w:sz w:val="22"/>
            <w:szCs w:val="22"/>
          </w:rPr>
          <w:delText xml:space="preserve"> </w:delText>
        </w:r>
      </w:del>
      <w:ins w:id="798" w:author="Lucas Abdalla Menezes" w:date="2020-03-08T18:41:00Z">
        <w:r>
          <w:rPr>
            <w:sz w:val="22"/>
            <w:szCs w:val="22"/>
          </w:rPr>
          <w:t xml:space="preserve">ociação de uma função </w:t>
        </w:r>
      </w:ins>
      <w:r w:rsidR="00822802">
        <w:rPr>
          <w:sz w:val="22"/>
          <w:szCs w:val="22"/>
        </w:rPr>
        <w:t xml:space="preserve">ao </w:t>
      </w:r>
      <w:r w:rsidR="00822802">
        <w:rPr>
          <w:b/>
          <w:bCs/>
          <w:sz w:val="22"/>
          <w:szCs w:val="22"/>
        </w:rPr>
        <w:t>timer0</w:t>
      </w:r>
      <w:r w:rsidR="00822802">
        <w:rPr>
          <w:sz w:val="22"/>
          <w:szCs w:val="22"/>
        </w:rPr>
        <w:t xml:space="preserve"> que é chamada a cada 100 us. Associando</w:t>
      </w:r>
      <w:ins w:id="799" w:author="Lucas Abdalla Menezes" w:date="2020-03-08T18:41:00Z">
        <w:r>
          <w:rPr>
            <w:sz w:val="22"/>
            <w:szCs w:val="22"/>
          </w:rPr>
          <w:t xml:space="preserve"> uma função</w:t>
        </w:r>
      </w:ins>
      <w:ins w:id="800" w:author="Lucas Abdalla Menezes" w:date="2020-03-08T18:42:00Z">
        <w:r>
          <w:rPr>
            <w:sz w:val="22"/>
            <w:szCs w:val="22"/>
          </w:rPr>
          <w:t xml:space="preserve"> ao </w:t>
        </w:r>
        <w:r>
          <w:rPr>
            <w:b/>
            <w:bCs/>
            <w:sz w:val="22"/>
            <w:szCs w:val="22"/>
          </w:rPr>
          <w:t>timer1</w:t>
        </w:r>
      </w:ins>
      <w:ins w:id="801" w:author="Lucas Abdalla Menezes" w:date="2020-03-08T18:41:00Z">
        <w:r>
          <w:rPr>
            <w:sz w:val="22"/>
            <w:szCs w:val="22"/>
          </w:rPr>
          <w:t xml:space="preserve"> para disparar o </w:t>
        </w:r>
        <w:r w:rsidRPr="007E15D8">
          <w:rPr>
            <w:b/>
            <w:sz w:val="22"/>
            <w:szCs w:val="22"/>
            <w:rPrChange w:id="802" w:author="Lucas Abdalla Menezes" w:date="2020-03-08T18:41:00Z">
              <w:rPr>
                <w:sz w:val="22"/>
                <w:szCs w:val="22"/>
              </w:rPr>
            </w:rPrChange>
          </w:rPr>
          <w:t>timer0</w:t>
        </w:r>
        <w:r>
          <w:rPr>
            <w:sz w:val="22"/>
            <w:szCs w:val="22"/>
          </w:rPr>
          <w:t>,</w:t>
        </w:r>
      </w:ins>
      <w:del w:id="803" w:author="Lucas Abdalla Menezes" w:date="2020-03-08T18:41:00Z">
        <w:r w:rsidR="00822802" w:rsidDel="007E15D8">
          <w:rPr>
            <w:sz w:val="22"/>
            <w:szCs w:val="22"/>
          </w:rPr>
          <w:delText xml:space="preserve"> a função </w:delText>
        </w:r>
        <w:r w:rsidR="00822802" w:rsidDel="007E15D8">
          <w:rPr>
            <w:b/>
            <w:bCs/>
            <w:i/>
            <w:iCs/>
            <w:sz w:val="22"/>
            <w:szCs w:val="22"/>
          </w:rPr>
          <w:delText>funcaoTimer1()</w:delText>
        </w:r>
        <w:r w:rsidR="00822802" w:rsidDel="007E15D8">
          <w:rPr>
            <w:sz w:val="22"/>
            <w:szCs w:val="22"/>
          </w:rPr>
          <w:delText>,</w:delText>
        </w:r>
      </w:del>
      <w:del w:id="804" w:author="Lucas Abdalla Menezes" w:date="2020-03-08T18:42:00Z">
        <w:r w:rsidR="00822802" w:rsidDel="007E15D8">
          <w:rPr>
            <w:sz w:val="22"/>
            <w:szCs w:val="22"/>
          </w:rPr>
          <w:delText xml:space="preserve"> ao </w:delText>
        </w:r>
        <w:r w:rsidR="00822802" w:rsidDel="007E15D8">
          <w:rPr>
            <w:b/>
            <w:bCs/>
            <w:sz w:val="22"/>
            <w:szCs w:val="22"/>
          </w:rPr>
          <w:delText>timer1</w:delText>
        </w:r>
        <w:r w:rsidR="00822802" w:rsidDel="007E15D8">
          <w:rPr>
            <w:sz w:val="22"/>
            <w:szCs w:val="22"/>
          </w:rPr>
          <w:delText>,</w:delText>
        </w:r>
      </w:del>
      <w:r w:rsidR="00822802">
        <w:rPr>
          <w:sz w:val="22"/>
          <w:szCs w:val="22"/>
        </w:rPr>
        <w:t xml:space="preserve"> que é chamad</w:t>
      </w:r>
      <w:ins w:id="805" w:author="Lucas Abdalla Menezes" w:date="2020-03-08T18:42:00Z">
        <w:r>
          <w:rPr>
            <w:sz w:val="22"/>
            <w:szCs w:val="22"/>
          </w:rPr>
          <w:t>a</w:t>
        </w:r>
      </w:ins>
      <w:del w:id="806" w:author="Lucas Abdalla Menezes" w:date="2020-03-08T18:42:00Z">
        <w:r w:rsidR="00822802" w:rsidDel="007E15D8">
          <w:rPr>
            <w:sz w:val="22"/>
            <w:szCs w:val="22"/>
          </w:rPr>
          <w:delText>o</w:delText>
        </w:r>
      </w:del>
      <w:r w:rsidR="00822802">
        <w:rPr>
          <w:sz w:val="22"/>
          <w:szCs w:val="22"/>
        </w:rPr>
        <w:t xml:space="preserve"> a cada 500 </w:t>
      </w:r>
      <w:proofErr w:type="spellStart"/>
      <w:r w:rsidR="00822802">
        <w:rPr>
          <w:sz w:val="22"/>
          <w:szCs w:val="22"/>
        </w:rPr>
        <w:t>ms</w:t>
      </w:r>
      <w:proofErr w:type="spellEnd"/>
      <w:ins w:id="807" w:author="Lucas Abdalla Menezes" w:date="2020-03-08T18:43:00Z">
        <w:r w:rsidR="00A77C63">
          <w:rPr>
            <w:sz w:val="22"/>
            <w:szCs w:val="22"/>
          </w:rPr>
          <w:t xml:space="preserve"> (</w:t>
        </w:r>
      </w:ins>
      <w:del w:id="808" w:author="Lucas Abdalla Menezes" w:date="2020-03-08T18:43:00Z">
        <w:r w:rsidR="00822802" w:rsidDel="00A77C63">
          <w:rPr>
            <w:sz w:val="22"/>
            <w:szCs w:val="22"/>
          </w:rPr>
          <w:delText>.</w:delText>
        </w:r>
      </w:del>
    </w:p>
    <w:p w:rsidR="00B959BC" w:rsidRPr="007E15D8" w:rsidDel="008B1D3B" w:rsidRDefault="00B959BC">
      <w:pPr>
        <w:spacing w:line="360" w:lineRule="auto"/>
        <w:rPr>
          <w:del w:id="809" w:author="Lucas Abdalla Menezes" w:date="2020-03-08T18:42:00Z"/>
          <w:sz w:val="22"/>
          <w:szCs w:val="22"/>
          <w:rPrChange w:id="810" w:author="Lucas Abdalla Menezes" w:date="2020-03-08T18:42:00Z">
            <w:rPr>
              <w:del w:id="811" w:author="Lucas Abdalla Menezes" w:date="2020-03-08T18:42:00Z"/>
              <w:sz w:val="22"/>
              <w:szCs w:val="22"/>
            </w:rPr>
          </w:rPrChange>
        </w:rPr>
      </w:pPr>
    </w:p>
    <w:p w:rsidR="00B959BC" w:rsidRPr="005F5922" w:rsidDel="008B1D3B" w:rsidRDefault="00822802">
      <w:pPr>
        <w:spacing w:line="360" w:lineRule="auto"/>
        <w:rPr>
          <w:del w:id="812" w:author="Lucas Abdalla Menezes" w:date="2020-03-08T18:42:00Z"/>
          <w:lang w:val="en-US"/>
          <w:rPrChange w:id="813" w:author="Lucas Abdalla Menezes" w:date="2020-03-07T22:20:00Z">
            <w:rPr>
              <w:del w:id="814" w:author="Lucas Abdalla Menezes" w:date="2020-03-08T18:42:00Z"/>
            </w:rPr>
          </w:rPrChange>
        </w:rPr>
      </w:pPr>
      <w:del w:id="815" w:author="Lucas Abdalla Menezes" w:date="2020-03-08T18:42:00Z">
        <w:r w:rsidDel="008B1D3B">
          <w:rPr>
            <w:sz w:val="22"/>
            <w:szCs w:val="22"/>
          </w:rPr>
          <w:delText xml:space="preserve">  </w:delText>
        </w:r>
        <w:r w:rsidRPr="005F5922" w:rsidDel="008B1D3B">
          <w:rPr>
            <w:b/>
            <w:bCs/>
            <w:i/>
            <w:iCs/>
            <w:sz w:val="22"/>
            <w:szCs w:val="22"/>
            <w:lang w:val="en-US"/>
            <w:rPrChange w:id="816" w:author="Lucas Abdalla Menezes" w:date="2020-03-07T22:20:00Z">
              <w:rPr>
                <w:b/>
                <w:bCs/>
                <w:i/>
                <w:iCs/>
                <w:sz w:val="22"/>
                <w:szCs w:val="22"/>
              </w:rPr>
            </w:rPrChange>
          </w:rPr>
          <w:delText>timerAttachInterrupt(timer0, &amp;onTimer, true);</w:delText>
        </w:r>
      </w:del>
    </w:p>
    <w:p w:rsidR="00B959BC" w:rsidRPr="005F5922" w:rsidDel="008B1D3B" w:rsidRDefault="00822802">
      <w:pPr>
        <w:spacing w:line="360" w:lineRule="auto"/>
        <w:rPr>
          <w:del w:id="817" w:author="Lucas Abdalla Menezes" w:date="2020-03-08T18:42:00Z"/>
          <w:lang w:val="en-US"/>
          <w:rPrChange w:id="818" w:author="Lucas Abdalla Menezes" w:date="2020-03-07T22:20:00Z">
            <w:rPr>
              <w:del w:id="819" w:author="Lucas Abdalla Menezes" w:date="2020-03-08T18:42:00Z"/>
            </w:rPr>
          </w:rPrChange>
        </w:rPr>
      </w:pPr>
      <w:del w:id="820" w:author="Lucas Abdalla Menezes" w:date="2020-03-08T18:42:00Z">
        <w:r w:rsidRPr="005F5922" w:rsidDel="008B1D3B">
          <w:rPr>
            <w:b/>
            <w:bCs/>
            <w:i/>
            <w:iCs/>
            <w:sz w:val="22"/>
            <w:szCs w:val="22"/>
            <w:lang w:val="en-US"/>
            <w:rPrChange w:id="821" w:author="Lucas Abdalla Menezes" w:date="2020-03-07T22:20:00Z">
              <w:rPr>
                <w:b/>
                <w:bCs/>
                <w:i/>
                <w:iCs/>
                <w:sz w:val="22"/>
                <w:szCs w:val="22"/>
              </w:rPr>
            </w:rPrChange>
          </w:rPr>
          <w:delText xml:space="preserve">  timerAlarmWrite(timer0, 100, true);</w:delText>
        </w:r>
      </w:del>
    </w:p>
    <w:p w:rsidR="00B959BC" w:rsidRPr="005F5922" w:rsidDel="008B1D3B" w:rsidRDefault="00822802">
      <w:pPr>
        <w:spacing w:line="360" w:lineRule="auto"/>
        <w:rPr>
          <w:del w:id="822" w:author="Lucas Abdalla Menezes" w:date="2020-03-08T18:42:00Z"/>
          <w:lang w:val="en-US"/>
          <w:rPrChange w:id="823" w:author="Lucas Abdalla Menezes" w:date="2020-03-07T22:20:00Z">
            <w:rPr>
              <w:del w:id="824" w:author="Lucas Abdalla Menezes" w:date="2020-03-08T18:42:00Z"/>
            </w:rPr>
          </w:rPrChange>
        </w:rPr>
      </w:pPr>
      <w:del w:id="825" w:author="Lucas Abdalla Menezes" w:date="2020-03-08T18:42:00Z">
        <w:r w:rsidRPr="005F5922" w:rsidDel="008B1D3B">
          <w:rPr>
            <w:sz w:val="22"/>
            <w:szCs w:val="22"/>
            <w:lang w:val="en-US"/>
            <w:rPrChange w:id="826" w:author="Lucas Abdalla Menezes" w:date="2020-03-07T22:20:00Z">
              <w:rPr>
                <w:sz w:val="22"/>
                <w:szCs w:val="22"/>
              </w:rPr>
            </w:rPrChange>
          </w:rPr>
          <w:delText xml:space="preserve">  </w:delText>
        </w:r>
        <w:r w:rsidRPr="005F5922" w:rsidDel="008B1D3B">
          <w:rPr>
            <w:b/>
            <w:bCs/>
            <w:i/>
            <w:iCs/>
            <w:sz w:val="22"/>
            <w:szCs w:val="22"/>
            <w:lang w:val="en-US"/>
            <w:rPrChange w:id="827" w:author="Lucas Abdalla Menezes" w:date="2020-03-07T22:20:00Z">
              <w:rPr>
                <w:b/>
                <w:bCs/>
                <w:i/>
                <w:iCs/>
                <w:sz w:val="22"/>
                <w:szCs w:val="22"/>
              </w:rPr>
            </w:rPrChange>
          </w:rPr>
          <w:delText>timerAttachInterrupt(timer1, &amp;funcaoTimer1, true);</w:delText>
        </w:r>
      </w:del>
    </w:p>
    <w:p w:rsidR="00B959BC" w:rsidRPr="005F5922" w:rsidDel="008B1D3B" w:rsidRDefault="00822802">
      <w:pPr>
        <w:spacing w:line="360" w:lineRule="auto"/>
        <w:rPr>
          <w:del w:id="828" w:author="Lucas Abdalla Menezes" w:date="2020-03-08T18:42:00Z"/>
          <w:lang w:val="en-US"/>
          <w:rPrChange w:id="829" w:author="Lucas Abdalla Menezes" w:date="2020-03-07T22:20:00Z">
            <w:rPr>
              <w:del w:id="830" w:author="Lucas Abdalla Menezes" w:date="2020-03-08T18:42:00Z"/>
            </w:rPr>
          </w:rPrChange>
        </w:rPr>
      </w:pPr>
      <w:del w:id="831" w:author="Lucas Abdalla Menezes" w:date="2020-03-08T18:42:00Z">
        <w:r w:rsidRPr="005F5922" w:rsidDel="008B1D3B">
          <w:rPr>
            <w:b/>
            <w:bCs/>
            <w:i/>
            <w:iCs/>
            <w:sz w:val="22"/>
            <w:szCs w:val="22"/>
            <w:lang w:val="en-US"/>
            <w:rPrChange w:id="832" w:author="Lucas Abdalla Menezes" w:date="2020-03-07T22:20:00Z">
              <w:rPr>
                <w:b/>
                <w:bCs/>
                <w:i/>
                <w:iCs/>
                <w:sz w:val="22"/>
                <w:szCs w:val="22"/>
              </w:rPr>
            </w:rPrChange>
          </w:rPr>
          <w:delText xml:space="preserve">  timerAlarmWrite(timer1, 500000, true);</w:delText>
        </w:r>
      </w:del>
    </w:p>
    <w:p w:rsidR="00B959BC" w:rsidRPr="005F5922" w:rsidDel="008B1D3B" w:rsidRDefault="00822802">
      <w:pPr>
        <w:spacing w:line="360" w:lineRule="auto"/>
        <w:rPr>
          <w:del w:id="833" w:author="Lucas Abdalla Menezes" w:date="2020-03-08T18:42:00Z"/>
          <w:lang w:val="en-US"/>
          <w:rPrChange w:id="834" w:author="Lucas Abdalla Menezes" w:date="2020-03-07T22:20:00Z">
            <w:rPr>
              <w:del w:id="835" w:author="Lucas Abdalla Menezes" w:date="2020-03-08T18:42:00Z"/>
            </w:rPr>
          </w:rPrChange>
        </w:rPr>
      </w:pPr>
      <w:del w:id="836" w:author="Lucas Abdalla Menezes" w:date="2020-03-08T18:42:00Z">
        <w:r w:rsidRPr="005F5922" w:rsidDel="008B1D3B">
          <w:rPr>
            <w:sz w:val="22"/>
            <w:szCs w:val="22"/>
            <w:lang w:val="en-US"/>
            <w:rPrChange w:id="837" w:author="Lucas Abdalla Menezes" w:date="2020-03-07T22:20:00Z">
              <w:rPr>
                <w:sz w:val="22"/>
                <w:szCs w:val="22"/>
              </w:rPr>
            </w:rPrChange>
          </w:rPr>
          <w:delText xml:space="preserve"> </w:delText>
        </w:r>
      </w:del>
    </w:p>
    <w:p w:rsidR="00B959BC" w:rsidRDefault="00822802">
      <w:pPr>
        <w:spacing w:line="360" w:lineRule="auto"/>
      </w:pPr>
      <w:r>
        <w:rPr>
          <w:sz w:val="22"/>
          <w:szCs w:val="22"/>
        </w:rPr>
        <w:t xml:space="preserve">O esquema fica como demonstrado </w:t>
      </w:r>
      <w:del w:id="838" w:author="Lucas Abdalla Menezes" w:date="2020-03-08T18:42:00Z">
        <w:r w:rsidDel="008B1D3B">
          <w:rPr>
            <w:sz w:val="22"/>
            <w:szCs w:val="22"/>
          </w:rPr>
          <w:delText>a seguir:</w:delText>
        </w:r>
      </w:del>
      <w:ins w:id="839" w:author="Lucas Abdalla Menezes" w:date="2020-03-08T18:42:00Z">
        <w:r w:rsidR="008B1D3B">
          <w:rPr>
            <w:sz w:val="22"/>
            <w:szCs w:val="22"/>
          </w:rPr>
          <w:t xml:space="preserve">na </w:t>
        </w:r>
        <w:r w:rsidR="008B1D3B">
          <w:rPr>
            <w:sz w:val="22"/>
            <w:szCs w:val="22"/>
          </w:rPr>
          <w:fldChar w:fldCharType="begin"/>
        </w:r>
        <w:r w:rsidR="008B1D3B">
          <w:rPr>
            <w:sz w:val="22"/>
            <w:szCs w:val="22"/>
          </w:rPr>
          <w:instrText xml:space="preserve"> REF _Ref34585394 \h </w:instrText>
        </w:r>
        <w:r w:rsidR="008B1D3B">
          <w:rPr>
            <w:sz w:val="22"/>
            <w:szCs w:val="22"/>
          </w:rPr>
        </w:r>
      </w:ins>
      <w:r w:rsidR="008B1D3B">
        <w:rPr>
          <w:sz w:val="22"/>
          <w:szCs w:val="22"/>
        </w:rPr>
        <w:fldChar w:fldCharType="separate"/>
      </w:r>
      <w:ins w:id="840" w:author="Lucas Abdalla Menezes" w:date="2020-03-08T18:42:00Z">
        <w:r w:rsidR="008B1D3B">
          <w:t xml:space="preserve">Figura </w:t>
        </w:r>
        <w:r w:rsidR="008B1D3B">
          <w:rPr>
            <w:noProof/>
          </w:rPr>
          <w:t>6</w:t>
        </w:r>
        <w:r w:rsidR="008B1D3B">
          <w:rPr>
            <w:sz w:val="22"/>
            <w:szCs w:val="22"/>
          </w:rPr>
          <w:fldChar w:fldCharType="end"/>
        </w:r>
      </w:ins>
      <w:ins w:id="841" w:author="Lucas Abdalla Menezes" w:date="2020-03-08T18:43:00Z">
        <w:r w:rsidR="00A77C63">
          <w:rPr>
            <w:sz w:val="22"/>
            <w:szCs w:val="22"/>
          </w:rPr>
          <w:t>)</w:t>
        </w:r>
        <w:r w:rsidR="008B1D3B">
          <w:rPr>
            <w:sz w:val="22"/>
            <w:szCs w:val="22"/>
          </w:rPr>
          <w:t>.</w:t>
        </w:r>
      </w:ins>
    </w:p>
    <w:p w:rsidR="00B959BC" w:rsidRDefault="00B959BC">
      <w:pPr>
        <w:spacing w:line="360" w:lineRule="auto"/>
        <w:rPr>
          <w:sz w:val="22"/>
          <w:szCs w:val="22"/>
        </w:rPr>
      </w:pPr>
    </w:p>
    <w:p w:rsidR="00B959BC" w:rsidDel="00B72744" w:rsidRDefault="001C5B57">
      <w:pPr>
        <w:spacing w:line="360" w:lineRule="auto"/>
        <w:rPr>
          <w:del w:id="842" w:author="Lucas Abdalla Menezes" w:date="2020-03-08T18:58:00Z"/>
          <w:sz w:val="22"/>
          <w:szCs w:val="22"/>
        </w:rPr>
      </w:pPr>
      <w:ins w:id="843" w:author="Lucas Abdalla Menezes" w:date="2020-03-08T14:53:00Z">
        <w:r>
          <w:rPr>
            <w:noProof/>
          </w:rPr>
          <mc:AlternateContent>
            <mc:Choice Requires="wps">
              <w:drawing>
                <wp:anchor distT="0" distB="0" distL="114300" distR="114300" simplePos="0" relativeHeight="251666432" behindDoc="0" locked="0" layoutInCell="1" allowOverlap="1" wp14:anchorId="43F2BC34" wp14:editId="522AFE11">
                  <wp:simplePos x="0" y="0"/>
                  <wp:positionH relativeFrom="column">
                    <wp:posOffset>635</wp:posOffset>
                  </wp:positionH>
                  <wp:positionV relativeFrom="paragraph">
                    <wp:posOffset>1086485</wp:posOffset>
                  </wp:positionV>
                  <wp:extent cx="6297930" cy="635"/>
                  <wp:effectExtent l="0" t="0" r="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6297930" cy="635"/>
                          </a:xfrm>
                          <a:prstGeom prst="rect">
                            <a:avLst/>
                          </a:prstGeom>
                          <a:solidFill>
                            <a:prstClr val="white"/>
                          </a:solidFill>
                          <a:ln>
                            <a:noFill/>
                          </a:ln>
                          <a:effectLst/>
                        </wps:spPr>
                        <wps:txbx>
                          <w:txbxContent>
                            <w:p w:rsidR="0025640B" w:rsidRPr="003C1B89" w:rsidRDefault="0025640B" w:rsidP="001C5B57">
                              <w:pPr>
                                <w:pStyle w:val="Legenda"/>
                                <w:jc w:val="center"/>
                                <w:rPr>
                                  <w:rFonts w:cs="Times New Roman"/>
                                  <w:noProof/>
                                </w:rPr>
                                <w:pPrChange w:id="844" w:author="Lucas Abdalla Menezes" w:date="2020-03-08T14:53:00Z">
                                  <w:pPr>
                                    <w:spacing w:line="360" w:lineRule="auto"/>
                                  </w:pPr>
                                </w:pPrChange>
                              </w:pPr>
                              <w:bookmarkStart w:id="845" w:name="_Ref34585394"/>
                              <w:ins w:id="846" w:author="Lucas Abdalla Menezes" w:date="2020-03-08T14:53:00Z">
                                <w:r>
                                  <w:t xml:space="preserve">Figura </w:t>
                                </w:r>
                                <w:r>
                                  <w:fldChar w:fldCharType="begin"/>
                                </w:r>
                                <w:r>
                                  <w:instrText xml:space="preserve"> SEQ Figura \* ARABIC </w:instrText>
                                </w:r>
                              </w:ins>
                              <w:r>
                                <w:fldChar w:fldCharType="separate"/>
                              </w:r>
                              <w:ins w:id="847" w:author="Lucas Abdalla Menezes" w:date="2020-03-08T19:46:00Z">
                                <w:r w:rsidR="00F41BF3">
                                  <w:rPr>
                                    <w:noProof/>
                                  </w:rPr>
                                  <w:t>7</w:t>
                                </w:r>
                              </w:ins>
                              <w:ins w:id="848" w:author="Lucas Abdalla Menezes" w:date="2020-03-08T14:53:00Z">
                                <w:r>
                                  <w:fldChar w:fldCharType="end"/>
                                </w:r>
                                <w:bookmarkEnd w:id="845"/>
                                <w:r>
                                  <w:t xml:space="preserve">: Funcionamento dos </w:t>
                                </w:r>
                                <w:proofErr w:type="spellStart"/>
                                <w:r>
                                  <w:t>Timers</w:t>
                                </w:r>
                                <w:proofErr w:type="spellEnd"/>
                                <w:r>
                                  <w:t xml:space="preserve"> para a leitura do sinal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2BC34" id="Caixa de texto 23" o:spid="_x0000_s1036" type="#_x0000_t202" style="position:absolute;margin-left:.05pt;margin-top:85.55pt;width:495.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" stroked="f">
                  <v:textbox style="mso-fit-shape-to-text:t" inset="0,0,0,0">
                    <w:txbxContent>
                      <w:p w:rsidR="0025640B" w:rsidRPr="003C1B89" w:rsidRDefault="0025640B" w:rsidP="001C5B57">
                        <w:pPr>
                          <w:pStyle w:val="Legenda"/>
                          <w:jc w:val="center"/>
                          <w:rPr>
                            <w:rFonts w:cs="Times New Roman"/>
                            <w:noProof/>
                          </w:rPr>
                          <w:pPrChange w:id="849" w:author="Lucas Abdalla Menezes" w:date="2020-03-08T14:53:00Z">
                            <w:pPr>
                              <w:spacing w:line="360" w:lineRule="auto"/>
                            </w:pPr>
                          </w:pPrChange>
                        </w:pPr>
                        <w:bookmarkStart w:id="850" w:name="_Ref34585394"/>
                        <w:ins w:id="851" w:author="Lucas Abdalla Menezes" w:date="2020-03-08T14:53:00Z">
                          <w:r>
                            <w:t xml:space="preserve">Figura </w:t>
                          </w:r>
                          <w:r>
                            <w:fldChar w:fldCharType="begin"/>
                          </w:r>
                          <w:r>
                            <w:instrText xml:space="preserve"> SEQ Figura \* ARABIC </w:instrText>
                          </w:r>
                        </w:ins>
                        <w:r>
                          <w:fldChar w:fldCharType="separate"/>
                        </w:r>
                        <w:ins w:id="852" w:author="Lucas Abdalla Menezes" w:date="2020-03-08T19:46:00Z">
                          <w:r w:rsidR="00F41BF3">
                            <w:rPr>
                              <w:noProof/>
                            </w:rPr>
                            <w:t>7</w:t>
                          </w:r>
                        </w:ins>
                        <w:ins w:id="853" w:author="Lucas Abdalla Menezes" w:date="2020-03-08T14:53:00Z">
                          <w:r>
                            <w:fldChar w:fldCharType="end"/>
                          </w:r>
                          <w:bookmarkEnd w:id="850"/>
                          <w:r>
                            <w:t xml:space="preserve">: Funcionamento dos </w:t>
                          </w:r>
                          <w:proofErr w:type="spellStart"/>
                          <w:r>
                            <w:t>Timers</w:t>
                          </w:r>
                          <w:proofErr w:type="spellEnd"/>
                          <w:r>
                            <w:t xml:space="preserve"> para a leitura do sinal</w:t>
                          </w:r>
                        </w:ins>
                      </w:p>
                    </w:txbxContent>
                  </v:textbox>
                  <w10:wrap type="square"/>
                </v:shape>
              </w:pict>
            </mc:Fallback>
          </mc:AlternateContent>
        </w:r>
      </w:ins>
      <w:r w:rsidR="00822802">
        <w:rPr>
          <w:noProof/>
          <w:sz w:val="22"/>
          <w:szCs w:val="22"/>
          <w:lang w:eastAsia="pt-BR"/>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297930" cy="1028700"/>
            <wp:effectExtent l="0" t="0" r="0" b="0"/>
            <wp:wrapSquare wrapText="largest"/>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16"/>
                    <a:srcRect l="-18" t="-106" r="-18" b="3541"/>
                    <a:stretch>
                      <a:fillRect/>
                    </a:stretch>
                  </pic:blipFill>
                  <pic:spPr bwMode="auto">
                    <a:xfrm>
                      <a:off x="0" y="0"/>
                      <a:ext cx="6297930" cy="1028700"/>
                    </a:xfrm>
                    <a:prstGeom prst="rect">
                      <a:avLst/>
                    </a:prstGeom>
                  </pic:spPr>
                </pic:pic>
              </a:graphicData>
            </a:graphic>
          </wp:anchor>
        </w:drawing>
      </w:r>
    </w:p>
    <w:p w:rsidR="00B959BC" w:rsidRDefault="00B959BC">
      <w:pPr>
        <w:spacing w:line="360" w:lineRule="auto"/>
        <w:rPr>
          <w:sz w:val="22"/>
          <w:szCs w:val="22"/>
        </w:rPr>
      </w:pPr>
    </w:p>
    <w:p w:rsidR="00B959BC" w:rsidDel="00A77C63" w:rsidRDefault="00A77C63">
      <w:pPr>
        <w:spacing w:line="360" w:lineRule="auto"/>
        <w:rPr>
          <w:del w:id="854" w:author="Lucas Abdalla Menezes" w:date="2020-03-08T18:43:00Z"/>
        </w:rPr>
      </w:pPr>
      <w:ins w:id="855" w:author="Lucas Abdalla Menezes" w:date="2020-03-08T18:43:00Z">
        <w:r>
          <w:rPr>
            <w:sz w:val="22"/>
            <w:szCs w:val="22"/>
          </w:rPr>
          <w:t xml:space="preserve">- </w:t>
        </w:r>
      </w:ins>
      <w:del w:id="856" w:author="Lucas Abdalla Menezes" w:date="2020-03-08T18:43:00Z">
        <w:r w:rsidR="00822802" w:rsidDel="00A77C63">
          <w:rPr>
            <w:sz w:val="22"/>
            <w:szCs w:val="22"/>
          </w:rPr>
          <w:delText xml:space="preserve">Função </w:delText>
        </w:r>
        <w:r w:rsidR="00822802" w:rsidDel="00A77C63">
          <w:rPr>
            <w:b/>
            <w:bCs/>
            <w:i/>
            <w:iCs/>
            <w:sz w:val="22"/>
            <w:szCs w:val="22"/>
          </w:rPr>
          <w:delText>onTimer()</w:delText>
        </w:r>
        <w:r w:rsidR="00822802" w:rsidDel="00A77C63">
          <w:rPr>
            <w:sz w:val="22"/>
            <w:szCs w:val="22"/>
          </w:rPr>
          <w:delText>,</w:delText>
        </w:r>
      </w:del>
      <w:ins w:id="857" w:author="Lucas Abdalla Menezes" w:date="2020-03-08T18:43:00Z">
        <w:r>
          <w:rPr>
            <w:sz w:val="22"/>
            <w:szCs w:val="22"/>
          </w:rPr>
          <w:t>Criação de uma função</w:t>
        </w:r>
      </w:ins>
      <w:r w:rsidR="00822802">
        <w:rPr>
          <w:sz w:val="22"/>
          <w:szCs w:val="22"/>
        </w:rPr>
        <w:t xml:space="preserve"> que é chamada pela Interrupção, e entra em uma Região Crítica para fazer a leitura da porta 34 do controlador.</w:t>
      </w:r>
    </w:p>
    <w:p w:rsidR="00B959BC" w:rsidDel="00A77C63" w:rsidRDefault="00B959BC">
      <w:pPr>
        <w:spacing w:line="360" w:lineRule="auto"/>
        <w:rPr>
          <w:del w:id="858" w:author="Lucas Abdalla Menezes" w:date="2020-03-08T18:43:00Z"/>
          <w:sz w:val="22"/>
          <w:szCs w:val="22"/>
        </w:rPr>
      </w:pPr>
    </w:p>
    <w:p w:rsidR="00B959BC" w:rsidDel="00A77C63" w:rsidRDefault="00822802">
      <w:pPr>
        <w:spacing w:line="360" w:lineRule="auto"/>
        <w:rPr>
          <w:del w:id="859" w:author="Lucas Abdalla Menezes" w:date="2020-03-08T18:43:00Z"/>
        </w:rPr>
      </w:pPr>
      <w:del w:id="860" w:author="Lucas Abdalla Menezes" w:date="2020-03-08T18:43:00Z">
        <w:r w:rsidDel="00A77C63">
          <w:rPr>
            <w:b/>
            <w:bCs/>
            <w:i/>
            <w:iCs/>
            <w:sz w:val="22"/>
            <w:szCs w:val="22"/>
          </w:rPr>
          <w:delText xml:space="preserve"> </w:delText>
        </w:r>
        <w:r w:rsidDel="00A77C63">
          <w:rPr>
            <w:b/>
            <w:bCs/>
            <w:sz w:val="22"/>
            <w:szCs w:val="22"/>
          </w:rPr>
          <w:delText>void IRAM_ATTR onTimer(){</w:delText>
        </w:r>
      </w:del>
    </w:p>
    <w:p w:rsidR="00B959BC" w:rsidDel="00A77C63" w:rsidRDefault="00822802">
      <w:pPr>
        <w:spacing w:line="360" w:lineRule="auto"/>
        <w:rPr>
          <w:del w:id="861" w:author="Lucas Abdalla Menezes" w:date="2020-03-08T18:43:00Z"/>
        </w:rPr>
      </w:pPr>
      <w:del w:id="862" w:author="Lucas Abdalla Menezes" w:date="2020-03-08T18:43:00Z">
        <w:r w:rsidDel="00A77C63">
          <w:rPr>
            <w:b/>
            <w:bCs/>
            <w:sz w:val="22"/>
            <w:szCs w:val="22"/>
          </w:rPr>
          <w:delText xml:space="preserve">  portENTER_CRITICAL_ISR(&amp;timerMux);</w:delText>
        </w:r>
      </w:del>
    </w:p>
    <w:p w:rsidR="00B959BC" w:rsidRPr="005F5922" w:rsidDel="00A77C63" w:rsidRDefault="00822802">
      <w:pPr>
        <w:spacing w:line="360" w:lineRule="auto"/>
        <w:rPr>
          <w:del w:id="863" w:author="Lucas Abdalla Menezes" w:date="2020-03-08T18:43:00Z"/>
          <w:lang w:val="en-US"/>
          <w:rPrChange w:id="864" w:author="Lucas Abdalla Menezes" w:date="2020-03-07T22:20:00Z">
            <w:rPr>
              <w:del w:id="865" w:author="Lucas Abdalla Menezes" w:date="2020-03-08T18:43:00Z"/>
            </w:rPr>
          </w:rPrChange>
        </w:rPr>
      </w:pPr>
      <w:del w:id="866" w:author="Lucas Abdalla Menezes" w:date="2020-03-08T18:43:00Z">
        <w:r w:rsidDel="00A77C63">
          <w:rPr>
            <w:b/>
            <w:bCs/>
            <w:sz w:val="22"/>
            <w:szCs w:val="22"/>
          </w:rPr>
          <w:delText xml:space="preserve">  </w:delText>
        </w:r>
        <w:r w:rsidRPr="005F5922" w:rsidDel="00A77C63">
          <w:rPr>
            <w:b/>
            <w:bCs/>
            <w:sz w:val="22"/>
            <w:szCs w:val="22"/>
            <w:lang w:val="en-US"/>
            <w:rPrChange w:id="867" w:author="Lucas Abdalla Menezes" w:date="2020-03-07T22:20:00Z">
              <w:rPr>
                <w:b/>
                <w:bCs/>
                <w:sz w:val="22"/>
                <w:szCs w:val="22"/>
              </w:rPr>
            </w:rPrChange>
          </w:rPr>
          <w:delText>adc_data[isrCounter] = analogRead(34);</w:delText>
        </w:r>
      </w:del>
    </w:p>
    <w:p w:rsidR="00B959BC" w:rsidRPr="005F5922" w:rsidDel="00A77C63" w:rsidRDefault="00822802">
      <w:pPr>
        <w:spacing w:line="360" w:lineRule="auto"/>
        <w:rPr>
          <w:del w:id="868" w:author="Lucas Abdalla Menezes" w:date="2020-03-08T18:43:00Z"/>
          <w:lang w:val="en-US"/>
          <w:rPrChange w:id="869" w:author="Lucas Abdalla Menezes" w:date="2020-03-07T22:20:00Z">
            <w:rPr>
              <w:del w:id="870" w:author="Lucas Abdalla Menezes" w:date="2020-03-08T18:43:00Z"/>
            </w:rPr>
          </w:rPrChange>
        </w:rPr>
      </w:pPr>
      <w:del w:id="871" w:author="Lucas Abdalla Menezes" w:date="2020-03-08T18:43:00Z">
        <w:r w:rsidRPr="005F5922" w:rsidDel="00A77C63">
          <w:rPr>
            <w:b/>
            <w:bCs/>
            <w:sz w:val="22"/>
            <w:szCs w:val="22"/>
            <w:lang w:val="en-US"/>
            <w:rPrChange w:id="872" w:author="Lucas Abdalla Menezes" w:date="2020-03-07T22:20:00Z">
              <w:rPr>
                <w:b/>
                <w:bCs/>
                <w:sz w:val="22"/>
                <w:szCs w:val="22"/>
              </w:rPr>
            </w:rPrChange>
          </w:rPr>
          <w:delText xml:space="preserve">  sampletime_us[isrCounter]=micros();</w:delText>
        </w:r>
      </w:del>
    </w:p>
    <w:p w:rsidR="00B959BC" w:rsidRPr="005F5922" w:rsidDel="00A77C63" w:rsidRDefault="00822802">
      <w:pPr>
        <w:spacing w:line="360" w:lineRule="auto"/>
        <w:rPr>
          <w:del w:id="873" w:author="Lucas Abdalla Menezes" w:date="2020-03-08T18:43:00Z"/>
          <w:lang w:val="en-US"/>
          <w:rPrChange w:id="874" w:author="Lucas Abdalla Menezes" w:date="2020-03-07T22:20:00Z">
            <w:rPr>
              <w:del w:id="875" w:author="Lucas Abdalla Menezes" w:date="2020-03-08T18:43:00Z"/>
            </w:rPr>
          </w:rPrChange>
        </w:rPr>
      </w:pPr>
      <w:del w:id="876" w:author="Lucas Abdalla Menezes" w:date="2020-03-08T18:43:00Z">
        <w:r w:rsidRPr="005F5922" w:rsidDel="00A77C63">
          <w:rPr>
            <w:b/>
            <w:bCs/>
            <w:sz w:val="22"/>
            <w:szCs w:val="22"/>
            <w:lang w:val="en-US"/>
            <w:rPrChange w:id="877" w:author="Lucas Abdalla Menezes" w:date="2020-03-07T22:20:00Z">
              <w:rPr>
                <w:b/>
                <w:bCs/>
                <w:sz w:val="22"/>
                <w:szCs w:val="22"/>
              </w:rPr>
            </w:rPrChange>
          </w:rPr>
          <w:delText xml:space="preserve">  isrCounter++;</w:delText>
        </w:r>
      </w:del>
    </w:p>
    <w:p w:rsidR="00B959BC" w:rsidRPr="005F5922" w:rsidDel="00A77C63" w:rsidRDefault="00822802">
      <w:pPr>
        <w:spacing w:line="360" w:lineRule="auto"/>
        <w:rPr>
          <w:del w:id="878" w:author="Lucas Abdalla Menezes" w:date="2020-03-08T18:43:00Z"/>
          <w:lang w:val="en-US"/>
          <w:rPrChange w:id="879" w:author="Lucas Abdalla Menezes" w:date="2020-03-07T22:20:00Z">
            <w:rPr>
              <w:del w:id="880" w:author="Lucas Abdalla Menezes" w:date="2020-03-08T18:43:00Z"/>
            </w:rPr>
          </w:rPrChange>
        </w:rPr>
      </w:pPr>
      <w:del w:id="881" w:author="Lucas Abdalla Menezes" w:date="2020-03-08T18:43:00Z">
        <w:r w:rsidRPr="005F5922" w:rsidDel="00A77C63">
          <w:rPr>
            <w:b/>
            <w:bCs/>
            <w:sz w:val="22"/>
            <w:szCs w:val="22"/>
            <w:lang w:val="en-US"/>
            <w:rPrChange w:id="882" w:author="Lucas Abdalla Menezes" w:date="2020-03-07T22:20:00Z">
              <w:rPr>
                <w:b/>
                <w:bCs/>
                <w:sz w:val="22"/>
                <w:szCs w:val="22"/>
              </w:rPr>
            </w:rPrChange>
          </w:rPr>
          <w:delText xml:space="preserve">  portEXIT_CRITICAL_ISR(&amp;timerMux);</w:delText>
        </w:r>
      </w:del>
    </w:p>
    <w:p w:rsidR="00B959BC" w:rsidRPr="005F5922" w:rsidDel="00A77C63" w:rsidRDefault="00822802">
      <w:pPr>
        <w:spacing w:line="360" w:lineRule="auto"/>
        <w:rPr>
          <w:del w:id="883" w:author="Lucas Abdalla Menezes" w:date="2020-03-08T18:43:00Z"/>
          <w:lang w:val="en-US"/>
          <w:rPrChange w:id="884" w:author="Lucas Abdalla Menezes" w:date="2020-03-07T22:20:00Z">
            <w:rPr>
              <w:del w:id="885" w:author="Lucas Abdalla Menezes" w:date="2020-03-08T18:43:00Z"/>
            </w:rPr>
          </w:rPrChange>
        </w:rPr>
      </w:pPr>
      <w:del w:id="886" w:author="Lucas Abdalla Menezes" w:date="2020-03-08T18:43:00Z">
        <w:r w:rsidRPr="005F5922" w:rsidDel="00A77C63">
          <w:rPr>
            <w:b/>
            <w:bCs/>
            <w:sz w:val="22"/>
            <w:szCs w:val="22"/>
            <w:lang w:val="en-US"/>
            <w:rPrChange w:id="887" w:author="Lucas Abdalla Menezes" w:date="2020-03-07T22:20:00Z">
              <w:rPr>
                <w:b/>
                <w:bCs/>
                <w:sz w:val="22"/>
                <w:szCs w:val="22"/>
              </w:rPr>
            </w:rPrChange>
          </w:rPr>
          <w:delText xml:space="preserve">  xSemaphoreGiveFromISR(timerSemaphore, NULL);</w:delText>
        </w:r>
      </w:del>
    </w:p>
    <w:p w:rsidR="00B959BC" w:rsidDel="00A77C63" w:rsidRDefault="00822802">
      <w:pPr>
        <w:spacing w:line="360" w:lineRule="auto"/>
        <w:rPr>
          <w:del w:id="888" w:author="Lucas Abdalla Menezes" w:date="2020-03-08T18:43:00Z"/>
        </w:rPr>
      </w:pPr>
      <w:del w:id="889" w:author="Lucas Abdalla Menezes" w:date="2020-03-08T18:43:00Z">
        <w:r w:rsidDel="00A77C63">
          <w:rPr>
            <w:b/>
            <w:bCs/>
            <w:sz w:val="22"/>
            <w:szCs w:val="22"/>
          </w:rPr>
          <w:delText>}</w:delText>
        </w:r>
      </w:del>
    </w:p>
    <w:p w:rsidR="00B959BC" w:rsidRDefault="00B959BC">
      <w:pPr>
        <w:spacing w:line="360" w:lineRule="auto"/>
        <w:rPr>
          <w:b/>
          <w:bCs/>
          <w:sz w:val="22"/>
          <w:szCs w:val="22"/>
        </w:rPr>
      </w:pPr>
    </w:p>
    <w:p w:rsidR="00B959BC" w:rsidDel="00A77C63" w:rsidRDefault="00A77C63">
      <w:pPr>
        <w:spacing w:line="360" w:lineRule="auto"/>
        <w:rPr>
          <w:del w:id="890" w:author="Lucas Abdalla Menezes" w:date="2020-03-08T18:45:00Z"/>
        </w:rPr>
      </w:pPr>
      <w:ins w:id="891" w:author="Lucas Abdalla Menezes" w:date="2020-03-08T18:43:00Z">
        <w:r>
          <w:rPr>
            <w:sz w:val="22"/>
            <w:szCs w:val="22"/>
          </w:rPr>
          <w:t xml:space="preserve">- Criação de uma </w:t>
        </w:r>
      </w:ins>
      <w:del w:id="892" w:author="Lucas Abdalla Menezes" w:date="2020-03-08T18:43:00Z">
        <w:r w:rsidR="00822802" w:rsidDel="00A77C63">
          <w:rPr>
            <w:sz w:val="22"/>
            <w:szCs w:val="22"/>
          </w:rPr>
          <w:delText>F</w:delText>
        </w:r>
      </w:del>
      <w:ins w:id="893" w:author="Lucas Abdalla Menezes" w:date="2020-03-08T18:43:00Z">
        <w:r>
          <w:rPr>
            <w:sz w:val="22"/>
            <w:szCs w:val="22"/>
          </w:rPr>
          <w:t>f</w:t>
        </w:r>
      </w:ins>
      <w:r w:rsidR="00822802">
        <w:rPr>
          <w:sz w:val="22"/>
          <w:szCs w:val="22"/>
        </w:rPr>
        <w:t xml:space="preserve">unção </w:t>
      </w:r>
      <w:del w:id="894" w:author="Lucas Abdalla Menezes" w:date="2020-03-08T18:44:00Z">
        <w:r w:rsidR="00822802" w:rsidDel="00A77C63">
          <w:rPr>
            <w:b/>
            <w:bCs/>
            <w:i/>
            <w:iCs/>
            <w:sz w:val="22"/>
            <w:szCs w:val="22"/>
          </w:rPr>
          <w:delText>funcaoTimer1()</w:delText>
        </w:r>
        <w:r w:rsidR="00822802" w:rsidDel="00A77C63">
          <w:rPr>
            <w:sz w:val="22"/>
            <w:szCs w:val="22"/>
          </w:rPr>
          <w:delText xml:space="preserve">, </w:delText>
        </w:r>
      </w:del>
      <w:r w:rsidR="00822802">
        <w:rPr>
          <w:sz w:val="22"/>
          <w:szCs w:val="22"/>
        </w:rPr>
        <w:t xml:space="preserve">que é chamada pela Interrupção, a cada 500 </w:t>
      </w:r>
      <w:proofErr w:type="spellStart"/>
      <w:r w:rsidR="00822802">
        <w:rPr>
          <w:sz w:val="22"/>
          <w:szCs w:val="22"/>
        </w:rPr>
        <w:t>ms</w:t>
      </w:r>
      <w:proofErr w:type="spellEnd"/>
      <w:r w:rsidR="00822802">
        <w:rPr>
          <w:sz w:val="22"/>
          <w:szCs w:val="22"/>
        </w:rPr>
        <w:t xml:space="preserve"> para </w:t>
      </w:r>
      <w:proofErr w:type="spellStart"/>
      <w:r w:rsidR="00822802">
        <w:rPr>
          <w:sz w:val="22"/>
          <w:szCs w:val="22"/>
        </w:rPr>
        <w:t>resetar</w:t>
      </w:r>
      <w:proofErr w:type="spellEnd"/>
      <w:r w:rsidR="00822802">
        <w:rPr>
          <w:sz w:val="22"/>
          <w:szCs w:val="22"/>
        </w:rPr>
        <w:t xml:space="preserve"> o </w:t>
      </w:r>
      <w:r w:rsidR="00822802">
        <w:rPr>
          <w:b/>
          <w:bCs/>
          <w:sz w:val="22"/>
          <w:szCs w:val="22"/>
        </w:rPr>
        <w:t>timer0</w:t>
      </w:r>
      <w:r w:rsidR="00822802">
        <w:rPr>
          <w:sz w:val="22"/>
          <w:szCs w:val="22"/>
        </w:rPr>
        <w:t>.</w:t>
      </w:r>
    </w:p>
    <w:p w:rsidR="00B959BC" w:rsidDel="00A77C63" w:rsidRDefault="00B959BC">
      <w:pPr>
        <w:spacing w:line="360" w:lineRule="auto"/>
        <w:rPr>
          <w:del w:id="895" w:author="Lucas Abdalla Menezes" w:date="2020-03-08T18:44:00Z"/>
          <w:sz w:val="22"/>
          <w:szCs w:val="22"/>
        </w:rPr>
      </w:pPr>
    </w:p>
    <w:p w:rsidR="00B959BC" w:rsidRPr="00A77C63" w:rsidDel="00A77C63" w:rsidRDefault="00822802">
      <w:pPr>
        <w:spacing w:line="360" w:lineRule="auto"/>
        <w:rPr>
          <w:del w:id="896" w:author="Lucas Abdalla Menezes" w:date="2020-03-08T18:44:00Z"/>
          <w:rPrChange w:id="897" w:author="Lucas Abdalla Menezes" w:date="2020-03-08T18:44:00Z">
            <w:rPr>
              <w:del w:id="898" w:author="Lucas Abdalla Menezes" w:date="2020-03-08T18:44:00Z"/>
            </w:rPr>
          </w:rPrChange>
        </w:rPr>
      </w:pPr>
      <w:del w:id="899" w:author="Lucas Abdalla Menezes" w:date="2020-03-08T18:44:00Z">
        <w:r w:rsidRPr="00A77C63" w:rsidDel="00A77C63">
          <w:rPr>
            <w:b/>
            <w:bCs/>
            <w:i/>
            <w:iCs/>
            <w:sz w:val="22"/>
            <w:szCs w:val="22"/>
            <w:rPrChange w:id="900" w:author="Lucas Abdalla Menezes" w:date="2020-03-08T18:44:00Z">
              <w:rPr>
                <w:b/>
                <w:bCs/>
                <w:i/>
                <w:iCs/>
                <w:sz w:val="22"/>
                <w:szCs w:val="22"/>
              </w:rPr>
            </w:rPrChange>
          </w:rPr>
          <w:delText>void IRAM_ATTR funcaoTimer1(){</w:delText>
        </w:r>
      </w:del>
    </w:p>
    <w:p w:rsidR="00B959BC" w:rsidRPr="00A77C63" w:rsidDel="00A77C63" w:rsidRDefault="00822802">
      <w:pPr>
        <w:spacing w:line="360" w:lineRule="auto"/>
        <w:rPr>
          <w:del w:id="901" w:author="Lucas Abdalla Menezes" w:date="2020-03-08T18:44:00Z"/>
          <w:rPrChange w:id="902" w:author="Lucas Abdalla Menezes" w:date="2020-03-08T18:44:00Z">
            <w:rPr>
              <w:del w:id="903" w:author="Lucas Abdalla Menezes" w:date="2020-03-08T18:44:00Z"/>
            </w:rPr>
          </w:rPrChange>
        </w:rPr>
      </w:pPr>
      <w:del w:id="904" w:author="Lucas Abdalla Menezes" w:date="2020-03-08T18:44:00Z">
        <w:r w:rsidRPr="00A77C63" w:rsidDel="00A77C63">
          <w:rPr>
            <w:b/>
            <w:bCs/>
            <w:i/>
            <w:iCs/>
            <w:sz w:val="22"/>
            <w:szCs w:val="22"/>
            <w:rPrChange w:id="905" w:author="Lucas Abdalla Menezes" w:date="2020-03-08T18:44:00Z">
              <w:rPr>
                <w:b/>
                <w:bCs/>
                <w:i/>
                <w:iCs/>
                <w:sz w:val="22"/>
                <w:szCs w:val="22"/>
              </w:rPr>
            </w:rPrChange>
          </w:rPr>
          <w:delText xml:space="preserve">      timerRestart(timer0);</w:delText>
        </w:r>
      </w:del>
    </w:p>
    <w:p w:rsidR="00B959BC" w:rsidDel="00A77C63" w:rsidRDefault="00822802">
      <w:pPr>
        <w:spacing w:line="360" w:lineRule="auto"/>
        <w:rPr>
          <w:del w:id="906" w:author="Lucas Abdalla Menezes" w:date="2020-03-08T18:44:00Z"/>
        </w:rPr>
      </w:pPr>
      <w:del w:id="907" w:author="Lucas Abdalla Menezes" w:date="2020-03-08T18:44:00Z">
        <w:r w:rsidDel="00A77C63">
          <w:rPr>
            <w:b/>
            <w:bCs/>
            <w:i/>
            <w:iCs/>
            <w:sz w:val="22"/>
            <w:szCs w:val="22"/>
          </w:rPr>
          <w:delText>}</w:delText>
        </w:r>
      </w:del>
    </w:p>
    <w:p w:rsidR="00B959BC" w:rsidDel="00A77C63" w:rsidRDefault="00B959BC">
      <w:pPr>
        <w:spacing w:line="360" w:lineRule="auto"/>
        <w:rPr>
          <w:del w:id="908" w:author="Lucas Abdalla Menezes" w:date="2020-03-08T18:44:00Z"/>
          <w:b/>
          <w:bCs/>
          <w:i/>
          <w:iCs/>
          <w:sz w:val="22"/>
          <w:szCs w:val="22"/>
        </w:rPr>
      </w:pPr>
    </w:p>
    <w:p w:rsidR="00B959BC" w:rsidDel="00A77C63" w:rsidRDefault="00822802">
      <w:pPr>
        <w:spacing w:line="360" w:lineRule="auto"/>
        <w:rPr>
          <w:del w:id="909" w:author="Lucas Abdalla Menezes" w:date="2020-03-08T18:44:00Z"/>
        </w:rPr>
      </w:pPr>
      <w:del w:id="910" w:author="Lucas Abdalla Menezes" w:date="2020-03-08T18:44:00Z">
        <w:r w:rsidDel="00A77C63">
          <w:rPr>
            <w:sz w:val="22"/>
            <w:szCs w:val="22"/>
          </w:rPr>
          <w:delText>F</w:delText>
        </w:r>
      </w:del>
      <w:del w:id="911" w:author="Lucas Abdalla Menezes" w:date="2020-03-08T18:45:00Z">
        <w:r w:rsidDel="00A77C63">
          <w:rPr>
            <w:sz w:val="22"/>
            <w:szCs w:val="22"/>
          </w:rPr>
          <w:delText xml:space="preserve">unção </w:delText>
        </w:r>
        <w:r w:rsidDel="00A77C63">
          <w:rPr>
            <w:b/>
            <w:bCs/>
            <w:i/>
            <w:iCs/>
            <w:sz w:val="22"/>
            <w:szCs w:val="22"/>
          </w:rPr>
          <w:delText>calcularRms()</w:delText>
        </w:r>
        <w:r w:rsidDel="00A77C63">
          <w:rPr>
            <w:sz w:val="22"/>
            <w:szCs w:val="22"/>
          </w:rPr>
          <w:delText xml:space="preserve">, que é chamada após o reset do </w:delText>
        </w:r>
        <w:r w:rsidDel="00A77C63">
          <w:rPr>
            <w:b/>
            <w:bCs/>
            <w:sz w:val="22"/>
            <w:szCs w:val="22"/>
          </w:rPr>
          <w:delText>timer0</w:delText>
        </w:r>
        <w:r w:rsidDel="00A77C63">
          <w:rPr>
            <w:sz w:val="22"/>
            <w:szCs w:val="22"/>
          </w:rPr>
          <w:delText xml:space="preserve">. Ela recebe o vetor de 255 valores coletados pela função </w:delText>
        </w:r>
        <w:r w:rsidDel="00A77C63">
          <w:rPr>
            <w:b/>
            <w:bCs/>
            <w:i/>
            <w:iCs/>
            <w:sz w:val="22"/>
            <w:szCs w:val="22"/>
          </w:rPr>
          <w:delText>onTimer()</w:delText>
        </w:r>
        <w:r w:rsidDel="00A77C63">
          <w:rPr>
            <w:sz w:val="22"/>
            <w:szCs w:val="22"/>
          </w:rPr>
          <w:delText xml:space="preserve">, e faz um </w:delText>
        </w:r>
        <w:r w:rsidDel="00A77C63">
          <w:rPr>
            <w:i/>
            <w:iCs/>
            <w:sz w:val="22"/>
            <w:szCs w:val="22"/>
          </w:rPr>
          <w:delText>padding</w:delText>
        </w:r>
        <w:r w:rsidDel="00A77C63">
          <w:rPr>
            <w:sz w:val="22"/>
            <w:szCs w:val="22"/>
          </w:rPr>
          <w:delText xml:space="preserve"> no início e fim do vetor, a fim de deixar apenas 167 amostras (um ciclo completo 100u * 167 = 1/60), para o cálculo do valor RMS.</w:delText>
        </w:r>
      </w:del>
    </w:p>
    <w:p w:rsidR="00B959BC" w:rsidDel="00A77C63" w:rsidRDefault="00B959BC">
      <w:pPr>
        <w:spacing w:line="360" w:lineRule="auto"/>
        <w:rPr>
          <w:del w:id="912" w:author="Lucas Abdalla Menezes" w:date="2020-03-08T18:44:00Z"/>
          <w:sz w:val="22"/>
          <w:szCs w:val="22"/>
        </w:rPr>
      </w:pPr>
    </w:p>
    <w:p w:rsidR="00B959BC" w:rsidRPr="00A77C63" w:rsidDel="00A77C63" w:rsidRDefault="00822802">
      <w:pPr>
        <w:spacing w:line="360" w:lineRule="auto"/>
        <w:rPr>
          <w:del w:id="913" w:author="Lucas Abdalla Menezes" w:date="2020-03-08T18:44:00Z"/>
          <w:rPrChange w:id="914" w:author="Lucas Abdalla Menezes" w:date="2020-03-08T18:45:00Z">
            <w:rPr>
              <w:del w:id="915" w:author="Lucas Abdalla Menezes" w:date="2020-03-08T18:44:00Z"/>
            </w:rPr>
          </w:rPrChange>
        </w:rPr>
      </w:pPr>
      <w:del w:id="916" w:author="Lucas Abdalla Menezes" w:date="2020-03-08T18:44:00Z">
        <w:r w:rsidRPr="00A77C63" w:rsidDel="00A77C63">
          <w:rPr>
            <w:b/>
            <w:bCs/>
            <w:i/>
            <w:iCs/>
            <w:sz w:val="22"/>
            <w:szCs w:val="22"/>
            <w:rPrChange w:id="917" w:author="Lucas Abdalla Menezes" w:date="2020-03-08T18:45:00Z">
              <w:rPr>
                <w:b/>
                <w:bCs/>
                <w:i/>
                <w:iCs/>
                <w:sz w:val="22"/>
                <w:szCs w:val="22"/>
              </w:rPr>
            </w:rPrChange>
          </w:rPr>
          <w:delText>float calcularRms(volatile uint32_t arr[]) {</w:delText>
        </w:r>
      </w:del>
    </w:p>
    <w:p w:rsidR="00B959BC" w:rsidRPr="00A77C63" w:rsidDel="00A77C63" w:rsidRDefault="00822802">
      <w:pPr>
        <w:spacing w:line="360" w:lineRule="auto"/>
        <w:rPr>
          <w:del w:id="918" w:author="Lucas Abdalla Menezes" w:date="2020-03-08T18:44:00Z"/>
          <w:rPrChange w:id="919" w:author="Lucas Abdalla Menezes" w:date="2020-03-08T18:45:00Z">
            <w:rPr>
              <w:del w:id="920" w:author="Lucas Abdalla Menezes" w:date="2020-03-08T18:44:00Z"/>
            </w:rPr>
          </w:rPrChange>
        </w:rPr>
      </w:pPr>
      <w:del w:id="921" w:author="Lucas Abdalla Menezes" w:date="2020-03-08T18:44:00Z">
        <w:r w:rsidRPr="00A77C63" w:rsidDel="00A77C63">
          <w:rPr>
            <w:b/>
            <w:bCs/>
            <w:i/>
            <w:iCs/>
            <w:sz w:val="22"/>
            <w:szCs w:val="22"/>
            <w:rPrChange w:id="922" w:author="Lucas Abdalla Menezes" w:date="2020-03-08T18:45:00Z">
              <w:rPr>
                <w:b/>
                <w:bCs/>
                <w:i/>
                <w:iCs/>
                <w:sz w:val="22"/>
                <w:szCs w:val="22"/>
              </w:rPr>
            </w:rPrChange>
          </w:rPr>
          <w:delText xml:space="preserve">  float square = 0;</w:delText>
        </w:r>
      </w:del>
    </w:p>
    <w:p w:rsidR="00B959BC" w:rsidRPr="00A77C63" w:rsidDel="00A77C63" w:rsidRDefault="00822802">
      <w:pPr>
        <w:spacing w:line="360" w:lineRule="auto"/>
        <w:rPr>
          <w:del w:id="923" w:author="Lucas Abdalla Menezes" w:date="2020-03-08T18:44:00Z"/>
          <w:rPrChange w:id="924" w:author="Lucas Abdalla Menezes" w:date="2020-03-08T18:45:00Z">
            <w:rPr>
              <w:del w:id="925" w:author="Lucas Abdalla Menezes" w:date="2020-03-08T18:44:00Z"/>
            </w:rPr>
          </w:rPrChange>
        </w:rPr>
      </w:pPr>
      <w:del w:id="926" w:author="Lucas Abdalla Menezes" w:date="2020-03-08T18:44:00Z">
        <w:r w:rsidRPr="00A77C63" w:rsidDel="00A77C63">
          <w:rPr>
            <w:b/>
            <w:bCs/>
            <w:i/>
            <w:iCs/>
            <w:sz w:val="22"/>
            <w:szCs w:val="22"/>
            <w:rPrChange w:id="927" w:author="Lucas Abdalla Menezes" w:date="2020-03-08T18:45:00Z">
              <w:rPr>
                <w:b/>
                <w:bCs/>
                <w:i/>
                <w:iCs/>
                <w:sz w:val="22"/>
                <w:szCs w:val="22"/>
              </w:rPr>
            </w:rPrChange>
          </w:rPr>
          <w:delText xml:space="preserve">  float aux;</w:delText>
        </w:r>
      </w:del>
    </w:p>
    <w:p w:rsidR="00B959BC" w:rsidRPr="00A77C63" w:rsidDel="00A77C63" w:rsidRDefault="00822802">
      <w:pPr>
        <w:spacing w:line="360" w:lineRule="auto"/>
        <w:rPr>
          <w:del w:id="928" w:author="Lucas Abdalla Menezes" w:date="2020-03-08T18:44:00Z"/>
          <w:rPrChange w:id="929" w:author="Lucas Abdalla Menezes" w:date="2020-03-08T18:45:00Z">
            <w:rPr>
              <w:del w:id="930" w:author="Lucas Abdalla Menezes" w:date="2020-03-08T18:44:00Z"/>
            </w:rPr>
          </w:rPrChange>
        </w:rPr>
      </w:pPr>
      <w:del w:id="931" w:author="Lucas Abdalla Menezes" w:date="2020-03-08T18:44:00Z">
        <w:r w:rsidRPr="00A77C63" w:rsidDel="00A77C63">
          <w:rPr>
            <w:b/>
            <w:bCs/>
            <w:i/>
            <w:iCs/>
            <w:sz w:val="22"/>
            <w:szCs w:val="22"/>
            <w:rPrChange w:id="932" w:author="Lucas Abdalla Menezes" w:date="2020-03-08T18:45:00Z">
              <w:rPr>
                <w:b/>
                <w:bCs/>
                <w:i/>
                <w:iCs/>
                <w:sz w:val="22"/>
                <w:szCs w:val="22"/>
              </w:rPr>
            </w:rPrChange>
          </w:rPr>
          <w:delText xml:space="preserve">  for (int i = 44; i &lt;= 210 ;i++) {</w:delText>
        </w:r>
      </w:del>
    </w:p>
    <w:p w:rsidR="00B959BC" w:rsidRPr="00A77C63" w:rsidDel="00A77C63" w:rsidRDefault="00822802">
      <w:pPr>
        <w:spacing w:line="360" w:lineRule="auto"/>
        <w:rPr>
          <w:del w:id="933" w:author="Lucas Abdalla Menezes" w:date="2020-03-08T18:44:00Z"/>
          <w:rPrChange w:id="934" w:author="Lucas Abdalla Menezes" w:date="2020-03-08T18:45:00Z">
            <w:rPr>
              <w:del w:id="935" w:author="Lucas Abdalla Menezes" w:date="2020-03-08T18:44:00Z"/>
            </w:rPr>
          </w:rPrChange>
        </w:rPr>
      </w:pPr>
      <w:del w:id="936" w:author="Lucas Abdalla Menezes" w:date="2020-03-08T18:44:00Z">
        <w:r w:rsidRPr="00A77C63" w:rsidDel="00A77C63">
          <w:rPr>
            <w:b/>
            <w:bCs/>
            <w:i/>
            <w:iCs/>
            <w:sz w:val="22"/>
            <w:szCs w:val="22"/>
            <w:rPrChange w:id="937" w:author="Lucas Abdalla Menezes" w:date="2020-03-08T18:45:00Z">
              <w:rPr>
                <w:b/>
                <w:bCs/>
                <w:i/>
                <w:iCs/>
                <w:sz w:val="22"/>
                <w:szCs w:val="22"/>
              </w:rPr>
            </w:rPrChange>
          </w:rPr>
          <w:delText xml:space="preserve">    aux = ((arr[i]/1845.0) - 1.0) * 6.0 * 1.637;</w:delText>
        </w:r>
      </w:del>
    </w:p>
    <w:p w:rsidR="00B959BC" w:rsidRPr="00A77C63" w:rsidDel="00A77C63" w:rsidRDefault="00822802">
      <w:pPr>
        <w:spacing w:line="360" w:lineRule="auto"/>
        <w:rPr>
          <w:del w:id="938" w:author="Lucas Abdalla Menezes" w:date="2020-03-08T18:44:00Z"/>
          <w:rPrChange w:id="939" w:author="Lucas Abdalla Menezes" w:date="2020-03-08T18:45:00Z">
            <w:rPr>
              <w:del w:id="940" w:author="Lucas Abdalla Menezes" w:date="2020-03-08T18:44:00Z"/>
            </w:rPr>
          </w:rPrChange>
        </w:rPr>
      </w:pPr>
      <w:del w:id="941" w:author="Lucas Abdalla Menezes" w:date="2020-03-08T18:44:00Z">
        <w:r w:rsidRPr="00A77C63" w:rsidDel="00A77C63">
          <w:rPr>
            <w:b/>
            <w:bCs/>
            <w:i/>
            <w:iCs/>
            <w:sz w:val="22"/>
            <w:szCs w:val="22"/>
            <w:rPrChange w:id="942" w:author="Lucas Abdalla Menezes" w:date="2020-03-08T18:45:00Z">
              <w:rPr>
                <w:b/>
                <w:bCs/>
                <w:i/>
                <w:iCs/>
                <w:sz w:val="22"/>
                <w:szCs w:val="22"/>
              </w:rPr>
            </w:rPrChange>
          </w:rPr>
          <w:delText xml:space="preserve">    square += aux*aux;</w:delText>
        </w:r>
      </w:del>
    </w:p>
    <w:p w:rsidR="00B959BC" w:rsidRPr="00A77C63" w:rsidDel="00A77C63" w:rsidRDefault="00822802">
      <w:pPr>
        <w:spacing w:line="360" w:lineRule="auto"/>
        <w:rPr>
          <w:del w:id="943" w:author="Lucas Abdalla Menezes" w:date="2020-03-08T18:44:00Z"/>
          <w:rPrChange w:id="944" w:author="Lucas Abdalla Menezes" w:date="2020-03-08T18:45:00Z">
            <w:rPr>
              <w:del w:id="945" w:author="Lucas Abdalla Menezes" w:date="2020-03-08T18:44:00Z"/>
            </w:rPr>
          </w:rPrChange>
        </w:rPr>
      </w:pPr>
      <w:del w:id="946" w:author="Lucas Abdalla Menezes" w:date="2020-03-08T18:44:00Z">
        <w:r w:rsidRPr="00A77C63" w:rsidDel="00A77C63">
          <w:rPr>
            <w:b/>
            <w:bCs/>
            <w:i/>
            <w:iCs/>
            <w:sz w:val="22"/>
            <w:szCs w:val="22"/>
            <w:rPrChange w:id="947" w:author="Lucas Abdalla Menezes" w:date="2020-03-08T18:45:00Z">
              <w:rPr>
                <w:b/>
                <w:bCs/>
                <w:i/>
                <w:iCs/>
                <w:sz w:val="22"/>
                <w:szCs w:val="22"/>
              </w:rPr>
            </w:rPrChange>
          </w:rPr>
          <w:delText xml:space="preserve">  }</w:delText>
        </w:r>
      </w:del>
    </w:p>
    <w:p w:rsidR="00B959BC" w:rsidRPr="00A77C63" w:rsidDel="00A77C63" w:rsidRDefault="00822802">
      <w:pPr>
        <w:spacing w:line="360" w:lineRule="auto"/>
        <w:rPr>
          <w:del w:id="948" w:author="Lucas Abdalla Menezes" w:date="2020-03-08T18:44:00Z"/>
          <w:rPrChange w:id="949" w:author="Lucas Abdalla Menezes" w:date="2020-03-08T18:45:00Z">
            <w:rPr>
              <w:del w:id="950" w:author="Lucas Abdalla Menezes" w:date="2020-03-08T18:44:00Z"/>
            </w:rPr>
          </w:rPrChange>
        </w:rPr>
      </w:pPr>
      <w:del w:id="951" w:author="Lucas Abdalla Menezes" w:date="2020-03-08T18:44:00Z">
        <w:r w:rsidRPr="00A77C63" w:rsidDel="00A77C63">
          <w:rPr>
            <w:b/>
            <w:bCs/>
            <w:i/>
            <w:iCs/>
            <w:sz w:val="22"/>
            <w:szCs w:val="22"/>
            <w:rPrChange w:id="952" w:author="Lucas Abdalla Menezes" w:date="2020-03-08T18:45:00Z">
              <w:rPr>
                <w:b/>
                <w:bCs/>
                <w:i/>
                <w:iCs/>
                <w:sz w:val="22"/>
                <w:szCs w:val="22"/>
              </w:rPr>
            </w:rPrChange>
          </w:rPr>
          <w:delText xml:space="preserve">  return sqrt(square/167);</w:delText>
        </w:r>
      </w:del>
    </w:p>
    <w:p w:rsidR="00B959BC" w:rsidDel="00A77C63" w:rsidRDefault="00822802">
      <w:pPr>
        <w:spacing w:line="360" w:lineRule="auto"/>
        <w:rPr>
          <w:del w:id="953" w:author="Lucas Abdalla Menezes" w:date="2020-03-08T18:44:00Z"/>
        </w:rPr>
      </w:pPr>
      <w:del w:id="954" w:author="Lucas Abdalla Menezes" w:date="2020-03-08T18:44:00Z">
        <w:r w:rsidDel="00A77C63">
          <w:rPr>
            <w:b/>
            <w:bCs/>
            <w:i/>
            <w:iCs/>
            <w:sz w:val="22"/>
            <w:szCs w:val="22"/>
          </w:rPr>
          <w:delText>}</w:delText>
        </w:r>
      </w:del>
    </w:p>
    <w:p w:rsidR="00B959BC" w:rsidDel="007A5D9B" w:rsidRDefault="00B959BC">
      <w:pPr>
        <w:spacing w:line="360" w:lineRule="auto"/>
        <w:rPr>
          <w:del w:id="955" w:author="Lucas Abdalla Menezes" w:date="2020-03-08T18:32:00Z"/>
          <w:b/>
          <w:bCs/>
          <w:i/>
          <w:iCs/>
          <w:sz w:val="22"/>
          <w:szCs w:val="22"/>
        </w:rPr>
      </w:pPr>
    </w:p>
    <w:p w:rsidR="00B959BC" w:rsidRDefault="00B959BC">
      <w:pPr>
        <w:spacing w:line="360" w:lineRule="auto"/>
        <w:rPr>
          <w:b/>
          <w:bCs/>
          <w:i/>
          <w:iCs/>
          <w:sz w:val="22"/>
          <w:szCs w:val="22"/>
        </w:rPr>
      </w:pPr>
    </w:p>
    <w:p w:rsidR="00B959BC" w:rsidDel="0025640B" w:rsidRDefault="00A77C63">
      <w:pPr>
        <w:spacing w:line="360" w:lineRule="auto"/>
        <w:rPr>
          <w:del w:id="956" w:author="Lucas Abdalla Menezes" w:date="2020-03-08T18:45:00Z"/>
          <w:sz w:val="22"/>
          <w:szCs w:val="22"/>
        </w:rPr>
      </w:pPr>
      <w:ins w:id="957" w:author="Lucas Abdalla Menezes" w:date="2020-03-08T18:44:00Z">
        <w:r>
          <w:rPr>
            <w:sz w:val="22"/>
            <w:szCs w:val="22"/>
          </w:rPr>
          <w:t xml:space="preserve">- </w:t>
        </w:r>
      </w:ins>
      <w:r w:rsidR="00822802">
        <w:rPr>
          <w:sz w:val="22"/>
          <w:szCs w:val="22"/>
        </w:rPr>
        <w:t xml:space="preserve">Função que retorna o último valor RMS calculado, ao acessar </w:t>
      </w:r>
      <w:hyperlink r:id="rId17">
        <w:r w:rsidR="00822802">
          <w:rPr>
            <w:rStyle w:val="LinkdaInternet"/>
            <w:color w:val="auto"/>
            <w:sz w:val="22"/>
            <w:szCs w:val="22"/>
          </w:rPr>
          <w:t>https://IP.DO.DISPOSITIIVO/i_rms</w:t>
        </w:r>
      </w:hyperlink>
      <w:r w:rsidR="00822802">
        <w:rPr>
          <w:sz w:val="22"/>
          <w:szCs w:val="22"/>
        </w:rPr>
        <w:t>.</w:t>
      </w:r>
    </w:p>
    <w:p w:rsidR="0025640B" w:rsidRDefault="0025640B">
      <w:pPr>
        <w:spacing w:line="360" w:lineRule="auto"/>
        <w:rPr>
          <w:ins w:id="958" w:author="Lucas Abdalla Menezes" w:date="2020-03-08T18:45:00Z"/>
          <w:sz w:val="22"/>
          <w:szCs w:val="22"/>
        </w:rPr>
      </w:pPr>
    </w:p>
    <w:p w:rsidR="0025640B" w:rsidRDefault="0025640B">
      <w:pPr>
        <w:spacing w:line="360" w:lineRule="auto"/>
        <w:rPr>
          <w:ins w:id="959" w:author="Lucas Abdalla Menezes" w:date="2020-03-08T18:45:00Z"/>
          <w:sz w:val="22"/>
          <w:szCs w:val="22"/>
        </w:rPr>
      </w:pPr>
      <w:ins w:id="960" w:author="Lucas Abdalla Menezes" w:date="2020-03-08T18:45:00Z">
        <w:r>
          <w:rPr>
            <w:sz w:val="22"/>
            <w:szCs w:val="22"/>
          </w:rPr>
          <w:t>Em termos de pseudocódigo, t</w:t>
        </w:r>
      </w:ins>
      <w:ins w:id="961" w:author="Lucas Abdalla Menezes" w:date="2020-03-08T18:58:00Z">
        <w:r w:rsidR="00B72744">
          <w:rPr>
            <w:sz w:val="22"/>
            <w:szCs w:val="22"/>
          </w:rPr>
          <w:t>emo</w:t>
        </w:r>
      </w:ins>
      <w:ins w:id="962" w:author="Lucas Abdalla Menezes" w:date="2020-03-08T18:45:00Z">
        <w:r>
          <w:rPr>
            <w:sz w:val="22"/>
            <w:szCs w:val="22"/>
          </w:rPr>
          <w:t>s:</w:t>
        </w:r>
      </w:ins>
    </w:p>
    <w:p w:rsidR="0025640B" w:rsidRDefault="0025640B">
      <w:pPr>
        <w:spacing w:line="360" w:lineRule="auto"/>
        <w:rPr>
          <w:ins w:id="963" w:author="Lucas Abdalla Menezes" w:date="2020-03-08T18:46:00Z"/>
          <w:b/>
          <w:sz w:val="22"/>
          <w:szCs w:val="22"/>
        </w:rPr>
      </w:pPr>
      <w:ins w:id="964" w:author="Lucas Abdalla Menezes" w:date="2020-03-08T18:46:00Z">
        <w:r>
          <w:rPr>
            <w:b/>
            <w:sz w:val="22"/>
            <w:szCs w:val="22"/>
          </w:rPr>
          <w:t xml:space="preserve">IMPORTA </w:t>
        </w:r>
      </w:ins>
      <w:ins w:id="965" w:author="Lucas Abdalla Menezes" w:date="2020-03-08T18:47:00Z">
        <w:r w:rsidRPr="00343C28">
          <w:rPr>
            <w:sz w:val="22"/>
            <w:szCs w:val="22"/>
            <w:rPrChange w:id="966" w:author="Lucas Abdalla Menezes" w:date="2020-03-08T19:07:00Z">
              <w:rPr>
                <w:b/>
                <w:sz w:val="22"/>
                <w:szCs w:val="22"/>
              </w:rPr>
            </w:rPrChange>
          </w:rPr>
          <w:t>&lt;</w:t>
        </w:r>
        <w:proofErr w:type="spellStart"/>
        <w:r w:rsidRPr="00343C28">
          <w:rPr>
            <w:sz w:val="22"/>
            <w:szCs w:val="22"/>
            <w:rPrChange w:id="967" w:author="Lucas Abdalla Menezes" w:date="2020-03-08T19:07:00Z">
              <w:rPr>
                <w:b/>
                <w:sz w:val="22"/>
                <w:szCs w:val="22"/>
              </w:rPr>
            </w:rPrChange>
          </w:rPr>
          <w:t>WebServe</w:t>
        </w:r>
        <w:r w:rsidRPr="00343C28">
          <w:rPr>
            <w:b/>
            <w:sz w:val="22"/>
            <w:szCs w:val="22"/>
            <w:rPrChange w:id="968" w:author="Lucas Abdalla Menezes" w:date="2020-03-08T19:07:00Z">
              <w:rPr>
                <w:b/>
                <w:sz w:val="22"/>
                <w:szCs w:val="22"/>
              </w:rPr>
            </w:rPrChange>
          </w:rPr>
          <w:t>r</w:t>
        </w:r>
        <w:proofErr w:type="spellEnd"/>
        <w:r w:rsidRPr="00343C28">
          <w:rPr>
            <w:b/>
            <w:sz w:val="22"/>
            <w:szCs w:val="22"/>
            <w:rPrChange w:id="969" w:author="Lucas Abdalla Menezes" w:date="2020-03-08T19:07:00Z">
              <w:rPr>
                <w:b/>
                <w:sz w:val="22"/>
                <w:szCs w:val="22"/>
              </w:rPr>
            </w:rPrChange>
          </w:rPr>
          <w:t>&gt;</w:t>
        </w:r>
      </w:ins>
      <w:ins w:id="970" w:author="Lucas Abdalla Menezes" w:date="2020-03-08T18:48:00Z">
        <w:r w:rsidRPr="00343C28">
          <w:rPr>
            <w:b/>
            <w:sz w:val="22"/>
            <w:szCs w:val="22"/>
            <w:rPrChange w:id="971" w:author="Lucas Abdalla Menezes" w:date="2020-03-08T19:07:00Z">
              <w:rPr>
                <w:b/>
                <w:sz w:val="22"/>
                <w:szCs w:val="22"/>
              </w:rPr>
            </w:rPrChange>
          </w:rPr>
          <w:t>;</w:t>
        </w:r>
      </w:ins>
    </w:p>
    <w:p w:rsidR="0025640B" w:rsidRDefault="0025640B">
      <w:pPr>
        <w:spacing w:line="360" w:lineRule="auto"/>
        <w:rPr>
          <w:ins w:id="972" w:author="Lucas Abdalla Menezes" w:date="2020-03-08T18:48:00Z"/>
          <w:b/>
          <w:sz w:val="22"/>
          <w:szCs w:val="22"/>
        </w:rPr>
      </w:pPr>
      <w:ins w:id="973" w:author="Lucas Abdalla Menezes" w:date="2020-03-08T18:47:00Z">
        <w:r>
          <w:rPr>
            <w:b/>
            <w:sz w:val="22"/>
            <w:szCs w:val="22"/>
          </w:rPr>
          <w:t xml:space="preserve">DEFINE </w:t>
        </w:r>
      </w:ins>
      <w:ins w:id="974" w:author="Lucas Abdalla Menezes" w:date="2020-03-08T18:48:00Z">
        <w:r w:rsidRPr="00343C28">
          <w:rPr>
            <w:sz w:val="22"/>
            <w:szCs w:val="22"/>
            <w:rPrChange w:id="975" w:author="Lucas Abdalla Menezes" w:date="2020-03-08T19:07:00Z">
              <w:rPr>
                <w:b/>
                <w:sz w:val="22"/>
                <w:szCs w:val="22"/>
              </w:rPr>
            </w:rPrChange>
          </w:rPr>
          <w:t>ADC_SAMPLES: INT 256</w:t>
        </w:r>
        <w:r>
          <w:rPr>
            <w:b/>
            <w:sz w:val="22"/>
            <w:szCs w:val="22"/>
          </w:rPr>
          <w:t>;</w:t>
        </w:r>
      </w:ins>
    </w:p>
    <w:p w:rsidR="0025640B" w:rsidRDefault="0025640B">
      <w:pPr>
        <w:spacing w:line="360" w:lineRule="auto"/>
        <w:rPr>
          <w:ins w:id="976" w:author="Lucas Abdalla Menezes" w:date="2020-03-08T18:48:00Z"/>
          <w:b/>
          <w:sz w:val="22"/>
          <w:szCs w:val="22"/>
          <w:lang w:val="en-US"/>
        </w:rPr>
      </w:pPr>
      <w:ins w:id="977" w:author="Lucas Abdalla Menezes" w:date="2020-03-08T18:48:00Z">
        <w:r w:rsidRPr="0025640B">
          <w:rPr>
            <w:b/>
            <w:sz w:val="22"/>
            <w:szCs w:val="22"/>
            <w:lang w:val="en-US"/>
            <w:rPrChange w:id="978" w:author="Lucas Abdalla Menezes" w:date="2020-03-08T18:48:00Z">
              <w:rPr>
                <w:b/>
                <w:sz w:val="22"/>
                <w:szCs w:val="22"/>
              </w:rPr>
            </w:rPrChange>
          </w:rPr>
          <w:t xml:space="preserve">DEFINE </w:t>
        </w:r>
        <w:r w:rsidRPr="00343C28">
          <w:rPr>
            <w:sz w:val="22"/>
            <w:szCs w:val="22"/>
            <w:lang w:val="en-US"/>
            <w:rPrChange w:id="979" w:author="Lucas Abdalla Menezes" w:date="2020-03-08T19:07:00Z">
              <w:rPr>
                <w:b/>
                <w:sz w:val="22"/>
                <w:szCs w:val="22"/>
              </w:rPr>
            </w:rPrChange>
          </w:rPr>
          <w:t>I_RMS_VEC_SIZE: INT 512;</w:t>
        </w:r>
      </w:ins>
    </w:p>
    <w:p w:rsidR="0025640B" w:rsidRDefault="0025640B">
      <w:pPr>
        <w:spacing w:line="360" w:lineRule="auto"/>
        <w:rPr>
          <w:ins w:id="980" w:author="Lucas Abdalla Menezes" w:date="2020-03-08T18:48:00Z"/>
          <w:b/>
          <w:sz w:val="22"/>
          <w:szCs w:val="22"/>
          <w:lang w:val="en-US"/>
        </w:rPr>
      </w:pPr>
    </w:p>
    <w:p w:rsidR="0025640B" w:rsidRPr="00B72744" w:rsidRDefault="0025640B">
      <w:pPr>
        <w:spacing w:line="360" w:lineRule="auto"/>
        <w:rPr>
          <w:ins w:id="981" w:author="Lucas Abdalla Menezes" w:date="2020-03-08T18:48:00Z"/>
          <w:b/>
          <w:sz w:val="22"/>
          <w:szCs w:val="22"/>
          <w:rPrChange w:id="982" w:author="Lucas Abdalla Menezes" w:date="2020-03-08T18:58:00Z">
            <w:rPr>
              <w:ins w:id="983" w:author="Lucas Abdalla Menezes" w:date="2020-03-08T18:48:00Z"/>
              <w:b/>
              <w:sz w:val="22"/>
              <w:szCs w:val="22"/>
              <w:lang w:val="en-US"/>
            </w:rPr>
          </w:rPrChange>
        </w:rPr>
      </w:pPr>
      <w:proofErr w:type="gramStart"/>
      <w:ins w:id="984" w:author="Lucas Abdalla Menezes" w:date="2020-03-08T18:49:00Z">
        <w:r w:rsidRPr="00B72744">
          <w:rPr>
            <w:b/>
            <w:sz w:val="22"/>
            <w:szCs w:val="22"/>
            <w:rPrChange w:id="985" w:author="Lucas Abdalla Menezes" w:date="2020-03-08T18:58:00Z">
              <w:rPr>
                <w:b/>
                <w:sz w:val="22"/>
                <w:szCs w:val="22"/>
                <w:lang w:val="en-US"/>
              </w:rPr>
            </w:rPrChange>
          </w:rPr>
          <w:t>declarar</w:t>
        </w:r>
      </w:ins>
      <w:proofErr w:type="gramEnd"/>
      <w:ins w:id="986" w:author="Lucas Abdalla Menezes" w:date="2020-03-08T18:48:00Z">
        <w:r w:rsidRPr="00B72744">
          <w:rPr>
            <w:b/>
            <w:sz w:val="22"/>
            <w:szCs w:val="22"/>
            <w:rPrChange w:id="987" w:author="Lucas Abdalla Menezes" w:date="2020-03-08T18:58:00Z">
              <w:rPr>
                <w:b/>
                <w:sz w:val="22"/>
                <w:szCs w:val="22"/>
                <w:lang w:val="en-US"/>
              </w:rPr>
            </w:rPrChange>
          </w:rPr>
          <w:t xml:space="preserve"> </w:t>
        </w:r>
      </w:ins>
      <w:ins w:id="988" w:author="Lucas Abdalla Menezes" w:date="2020-03-08T18:49:00Z">
        <w:r w:rsidRPr="00343C28">
          <w:rPr>
            <w:sz w:val="22"/>
            <w:szCs w:val="22"/>
            <w:rPrChange w:id="989" w:author="Lucas Abdalla Menezes" w:date="2020-03-08T19:07:00Z">
              <w:rPr>
                <w:b/>
                <w:sz w:val="22"/>
                <w:szCs w:val="22"/>
                <w:lang w:val="en-US"/>
              </w:rPr>
            </w:rPrChange>
          </w:rPr>
          <w:t>timer0, timer1</w:t>
        </w:r>
      </w:ins>
      <w:ins w:id="990" w:author="Lucas Abdalla Menezes" w:date="2020-03-08T18:50:00Z">
        <w:r w:rsidRPr="00343C28">
          <w:rPr>
            <w:sz w:val="22"/>
            <w:szCs w:val="22"/>
            <w:rPrChange w:id="991" w:author="Lucas Abdalla Menezes" w:date="2020-03-08T19:07:00Z">
              <w:rPr>
                <w:b/>
                <w:sz w:val="22"/>
                <w:szCs w:val="22"/>
                <w:lang w:val="en-US"/>
              </w:rPr>
            </w:rPrChange>
          </w:rPr>
          <w:t xml:space="preserve">: </w:t>
        </w:r>
        <w:proofErr w:type="spellStart"/>
        <w:r w:rsidRPr="00343C28">
          <w:rPr>
            <w:sz w:val="22"/>
            <w:szCs w:val="22"/>
            <w:rPrChange w:id="992" w:author="Lucas Abdalla Menezes" w:date="2020-03-08T19:07:00Z">
              <w:rPr>
                <w:b/>
                <w:sz w:val="22"/>
                <w:szCs w:val="22"/>
                <w:lang w:val="en-US"/>
              </w:rPr>
            </w:rPrChange>
          </w:rPr>
          <w:t>hw_timer_t</w:t>
        </w:r>
      </w:ins>
      <w:proofErr w:type="spellEnd"/>
      <w:ins w:id="993" w:author="Lucas Abdalla Menezes" w:date="2020-03-08T18:49:00Z">
        <w:r w:rsidRPr="00343C28">
          <w:rPr>
            <w:sz w:val="22"/>
            <w:szCs w:val="22"/>
            <w:rPrChange w:id="994" w:author="Lucas Abdalla Menezes" w:date="2020-03-08T19:07:00Z">
              <w:rPr>
                <w:b/>
                <w:sz w:val="22"/>
                <w:szCs w:val="22"/>
                <w:lang w:val="en-US"/>
              </w:rPr>
            </w:rPrChange>
          </w:rPr>
          <w:t>;</w:t>
        </w:r>
      </w:ins>
    </w:p>
    <w:p w:rsidR="0025640B" w:rsidRPr="00B72744" w:rsidRDefault="0025640B">
      <w:pPr>
        <w:spacing w:line="360" w:lineRule="auto"/>
        <w:rPr>
          <w:ins w:id="995" w:author="Lucas Abdalla Menezes" w:date="2020-03-08T18:49:00Z"/>
          <w:b/>
          <w:sz w:val="22"/>
          <w:szCs w:val="22"/>
          <w:rPrChange w:id="996" w:author="Lucas Abdalla Menezes" w:date="2020-03-08T18:58:00Z">
            <w:rPr>
              <w:ins w:id="997" w:author="Lucas Abdalla Menezes" w:date="2020-03-08T18:49:00Z"/>
              <w:b/>
              <w:sz w:val="22"/>
              <w:szCs w:val="22"/>
              <w:lang w:val="en-US"/>
            </w:rPr>
          </w:rPrChange>
        </w:rPr>
      </w:pPr>
      <w:proofErr w:type="gramStart"/>
      <w:ins w:id="998" w:author="Lucas Abdalla Menezes" w:date="2020-03-08T18:49:00Z">
        <w:r w:rsidRPr="00B72744">
          <w:rPr>
            <w:b/>
            <w:sz w:val="22"/>
            <w:szCs w:val="22"/>
            <w:rPrChange w:id="999" w:author="Lucas Abdalla Menezes" w:date="2020-03-08T18:58:00Z">
              <w:rPr>
                <w:b/>
                <w:sz w:val="22"/>
                <w:szCs w:val="22"/>
                <w:lang w:val="en-US"/>
              </w:rPr>
            </w:rPrChange>
          </w:rPr>
          <w:t>declarar</w:t>
        </w:r>
      </w:ins>
      <w:proofErr w:type="gramEnd"/>
      <w:ins w:id="1000" w:author="Lucas Abdalla Menezes" w:date="2020-03-08T18:48:00Z">
        <w:r w:rsidRPr="00B72744">
          <w:rPr>
            <w:b/>
            <w:sz w:val="22"/>
            <w:szCs w:val="22"/>
            <w:rPrChange w:id="1001" w:author="Lucas Abdalla Menezes" w:date="2020-03-08T18:58:00Z">
              <w:rPr>
                <w:b/>
                <w:sz w:val="22"/>
                <w:szCs w:val="22"/>
                <w:lang w:val="en-US"/>
              </w:rPr>
            </w:rPrChange>
          </w:rPr>
          <w:t xml:space="preserve"> </w:t>
        </w:r>
      </w:ins>
      <w:proofErr w:type="spellStart"/>
      <w:ins w:id="1002" w:author="Lucas Abdalla Menezes" w:date="2020-03-08T18:49:00Z">
        <w:r w:rsidRPr="00343C28">
          <w:rPr>
            <w:sz w:val="22"/>
            <w:szCs w:val="22"/>
            <w:rPrChange w:id="1003" w:author="Lucas Abdalla Menezes" w:date="2020-03-08T19:07:00Z">
              <w:rPr>
                <w:b/>
                <w:sz w:val="22"/>
                <w:szCs w:val="22"/>
                <w:lang w:val="en-US"/>
              </w:rPr>
            </w:rPrChange>
          </w:rPr>
          <w:t>isrCounter</w:t>
        </w:r>
      </w:ins>
      <w:proofErr w:type="spellEnd"/>
      <w:ins w:id="1004" w:author="Lucas Abdalla Menezes" w:date="2020-03-08T18:50:00Z">
        <w:r w:rsidRPr="00343C28">
          <w:rPr>
            <w:sz w:val="22"/>
            <w:szCs w:val="22"/>
            <w:rPrChange w:id="1005" w:author="Lucas Abdalla Menezes" w:date="2020-03-08T19:07:00Z">
              <w:rPr>
                <w:b/>
                <w:sz w:val="22"/>
                <w:szCs w:val="22"/>
                <w:lang w:val="en-US"/>
              </w:rPr>
            </w:rPrChange>
          </w:rPr>
          <w:t xml:space="preserve">: </w:t>
        </w:r>
      </w:ins>
      <w:ins w:id="1006" w:author="Lucas Abdalla Menezes" w:date="2020-03-08T18:52:00Z">
        <w:r w:rsidRPr="00343C28">
          <w:rPr>
            <w:sz w:val="22"/>
            <w:szCs w:val="22"/>
            <w:rPrChange w:id="1007" w:author="Lucas Abdalla Menezes" w:date="2020-03-08T19:07:00Z">
              <w:rPr>
                <w:b/>
                <w:sz w:val="22"/>
                <w:szCs w:val="22"/>
                <w:lang w:val="en-US"/>
              </w:rPr>
            </w:rPrChange>
          </w:rPr>
          <w:t>u</w:t>
        </w:r>
      </w:ins>
      <w:ins w:id="1008" w:author="Lucas Abdalla Menezes" w:date="2020-03-08T18:50:00Z">
        <w:r w:rsidRPr="00343C28">
          <w:rPr>
            <w:sz w:val="22"/>
            <w:szCs w:val="22"/>
            <w:rPrChange w:id="1009" w:author="Lucas Abdalla Menezes" w:date="2020-03-08T19:07:00Z">
              <w:rPr>
                <w:b/>
                <w:sz w:val="22"/>
                <w:szCs w:val="22"/>
                <w:lang w:val="en-US"/>
              </w:rPr>
            </w:rPrChange>
          </w:rPr>
          <w:t>int</w:t>
        </w:r>
      </w:ins>
      <w:ins w:id="1010" w:author="Lucas Abdalla Menezes" w:date="2020-03-08T18:52:00Z">
        <w:r w:rsidRPr="00343C28">
          <w:rPr>
            <w:sz w:val="22"/>
            <w:szCs w:val="22"/>
            <w:rPrChange w:id="1011" w:author="Lucas Abdalla Menezes" w:date="2020-03-08T19:07:00Z">
              <w:rPr>
                <w:b/>
                <w:sz w:val="22"/>
                <w:szCs w:val="22"/>
                <w:lang w:val="en-US"/>
              </w:rPr>
            </w:rPrChange>
          </w:rPr>
          <w:t>32</w:t>
        </w:r>
      </w:ins>
      <w:ins w:id="1012" w:author="Lucas Abdalla Menezes" w:date="2020-03-08T18:49:00Z">
        <w:r w:rsidRPr="00343C28">
          <w:rPr>
            <w:sz w:val="22"/>
            <w:szCs w:val="22"/>
            <w:rPrChange w:id="1013" w:author="Lucas Abdalla Menezes" w:date="2020-03-08T19:07:00Z">
              <w:rPr>
                <w:b/>
                <w:sz w:val="22"/>
                <w:szCs w:val="22"/>
                <w:lang w:val="en-US"/>
              </w:rPr>
            </w:rPrChange>
          </w:rPr>
          <w:t>;</w:t>
        </w:r>
      </w:ins>
    </w:p>
    <w:p w:rsidR="0025640B" w:rsidRDefault="0025640B">
      <w:pPr>
        <w:spacing w:line="360" w:lineRule="auto"/>
        <w:rPr>
          <w:ins w:id="1014" w:author="Lucas Abdalla Menezes" w:date="2020-03-08T18:52:00Z"/>
          <w:b/>
          <w:sz w:val="22"/>
          <w:szCs w:val="22"/>
        </w:rPr>
      </w:pPr>
      <w:proofErr w:type="gramStart"/>
      <w:ins w:id="1015" w:author="Lucas Abdalla Menezes" w:date="2020-03-08T18:49:00Z">
        <w:r>
          <w:rPr>
            <w:b/>
            <w:sz w:val="22"/>
            <w:szCs w:val="22"/>
            <w:rPrChange w:id="1016" w:author="Lucas Abdalla Menezes" w:date="2020-03-08T18:50:00Z">
              <w:rPr>
                <w:b/>
                <w:sz w:val="22"/>
                <w:szCs w:val="22"/>
              </w:rPr>
            </w:rPrChange>
          </w:rPr>
          <w:lastRenderedPageBreak/>
          <w:t>declara</w:t>
        </w:r>
        <w:r w:rsidRPr="0025640B">
          <w:rPr>
            <w:b/>
            <w:sz w:val="22"/>
            <w:szCs w:val="22"/>
            <w:rPrChange w:id="1017" w:author="Lucas Abdalla Menezes" w:date="2020-03-08T18:50:00Z">
              <w:rPr>
                <w:b/>
                <w:sz w:val="22"/>
                <w:szCs w:val="22"/>
                <w:lang w:val="en-US"/>
              </w:rPr>
            </w:rPrChange>
          </w:rPr>
          <w:t>r</w:t>
        </w:r>
        <w:proofErr w:type="gramEnd"/>
        <w:r w:rsidRPr="0025640B">
          <w:rPr>
            <w:b/>
            <w:sz w:val="22"/>
            <w:szCs w:val="22"/>
            <w:rPrChange w:id="1018" w:author="Lucas Abdalla Menezes" w:date="2020-03-08T18:50:00Z">
              <w:rPr>
                <w:b/>
                <w:sz w:val="22"/>
                <w:szCs w:val="22"/>
                <w:lang w:val="en-US"/>
              </w:rPr>
            </w:rPrChange>
          </w:rPr>
          <w:t xml:space="preserve"> </w:t>
        </w:r>
        <w:proofErr w:type="spellStart"/>
        <w:r w:rsidRPr="00343C28">
          <w:rPr>
            <w:sz w:val="22"/>
            <w:szCs w:val="22"/>
            <w:rPrChange w:id="1019" w:author="Lucas Abdalla Menezes" w:date="2020-03-08T19:07:00Z">
              <w:rPr>
                <w:b/>
                <w:sz w:val="22"/>
                <w:szCs w:val="22"/>
                <w:lang w:val="en-US"/>
              </w:rPr>
            </w:rPrChange>
          </w:rPr>
          <w:t>i_rms_data</w:t>
        </w:r>
        <w:proofErr w:type="spellEnd"/>
        <w:r w:rsidRPr="00343C28">
          <w:rPr>
            <w:sz w:val="22"/>
            <w:szCs w:val="22"/>
            <w:rPrChange w:id="1020" w:author="Lucas Abdalla Menezes" w:date="2020-03-08T19:07:00Z">
              <w:rPr>
                <w:b/>
                <w:sz w:val="22"/>
                <w:szCs w:val="22"/>
                <w:lang w:val="en-US"/>
              </w:rPr>
            </w:rPrChange>
          </w:rPr>
          <w:t xml:space="preserve">: </w:t>
        </w:r>
      </w:ins>
      <w:proofErr w:type="spellStart"/>
      <w:ins w:id="1021" w:author="Lucas Abdalla Menezes" w:date="2020-03-08T18:50:00Z">
        <w:r w:rsidRPr="00343C28">
          <w:rPr>
            <w:sz w:val="22"/>
            <w:szCs w:val="22"/>
            <w:rPrChange w:id="1022" w:author="Lucas Abdalla Menezes" w:date="2020-03-08T19:07:00Z">
              <w:rPr>
                <w:b/>
                <w:sz w:val="22"/>
                <w:szCs w:val="22"/>
              </w:rPr>
            </w:rPrChange>
          </w:rPr>
          <w:t>float</w:t>
        </w:r>
      </w:ins>
      <w:proofErr w:type="spellEnd"/>
      <w:ins w:id="1023" w:author="Lucas Abdalla Menezes" w:date="2020-03-08T18:49:00Z">
        <w:r w:rsidRPr="00343C28">
          <w:rPr>
            <w:sz w:val="22"/>
            <w:szCs w:val="22"/>
            <w:rPrChange w:id="1024" w:author="Lucas Abdalla Menezes" w:date="2020-03-08T19:07:00Z">
              <w:rPr>
                <w:b/>
                <w:sz w:val="22"/>
                <w:szCs w:val="22"/>
                <w:lang w:val="en-US"/>
              </w:rPr>
            </w:rPrChange>
          </w:rPr>
          <w:t>;</w:t>
        </w:r>
      </w:ins>
    </w:p>
    <w:p w:rsidR="0025640B" w:rsidRPr="00343C28" w:rsidRDefault="00B72744">
      <w:pPr>
        <w:spacing w:line="360" w:lineRule="auto"/>
        <w:rPr>
          <w:ins w:id="1025" w:author="Lucas Abdalla Menezes" w:date="2020-03-08T18:50:00Z"/>
          <w:sz w:val="22"/>
          <w:szCs w:val="22"/>
          <w:rPrChange w:id="1026" w:author="Lucas Abdalla Menezes" w:date="2020-03-08T19:07:00Z">
            <w:rPr>
              <w:ins w:id="1027" w:author="Lucas Abdalla Menezes" w:date="2020-03-08T18:50:00Z"/>
              <w:b/>
              <w:sz w:val="22"/>
              <w:szCs w:val="22"/>
            </w:rPr>
          </w:rPrChange>
        </w:rPr>
      </w:pPr>
      <w:proofErr w:type="gramStart"/>
      <w:ins w:id="1028" w:author="Lucas Abdalla Menezes" w:date="2020-03-08T18:52:00Z">
        <w:r>
          <w:rPr>
            <w:b/>
            <w:sz w:val="22"/>
            <w:szCs w:val="22"/>
          </w:rPr>
          <w:t>declarar</w:t>
        </w:r>
        <w:proofErr w:type="gramEnd"/>
        <w:r>
          <w:rPr>
            <w:b/>
            <w:sz w:val="22"/>
            <w:szCs w:val="22"/>
          </w:rPr>
          <w:t xml:space="preserve"> </w:t>
        </w:r>
        <w:proofErr w:type="spellStart"/>
        <w:r w:rsidRPr="00343C28">
          <w:rPr>
            <w:sz w:val="22"/>
            <w:szCs w:val="22"/>
            <w:rPrChange w:id="1029" w:author="Lucas Abdalla Menezes" w:date="2020-03-08T19:07:00Z">
              <w:rPr>
                <w:b/>
                <w:sz w:val="22"/>
                <w:szCs w:val="22"/>
              </w:rPr>
            </w:rPrChange>
          </w:rPr>
          <w:t>adc_data</w:t>
        </w:r>
        <w:proofErr w:type="spellEnd"/>
        <w:r w:rsidRPr="00343C28">
          <w:rPr>
            <w:sz w:val="22"/>
            <w:szCs w:val="22"/>
            <w:rPrChange w:id="1030" w:author="Lucas Abdalla Menezes" w:date="2020-03-08T19:07:00Z">
              <w:rPr>
                <w:b/>
                <w:sz w:val="22"/>
                <w:szCs w:val="22"/>
              </w:rPr>
            </w:rPrChange>
          </w:rPr>
          <w:t>[]: uint32;</w:t>
        </w:r>
      </w:ins>
    </w:p>
    <w:p w:rsidR="0025640B" w:rsidRDefault="0025640B">
      <w:pPr>
        <w:spacing w:line="360" w:lineRule="auto"/>
        <w:rPr>
          <w:ins w:id="1031" w:author="Lucas Abdalla Menezes" w:date="2020-03-08T18:59:00Z"/>
          <w:b/>
          <w:sz w:val="22"/>
          <w:szCs w:val="22"/>
        </w:rPr>
      </w:pPr>
      <w:ins w:id="1032" w:author="Lucas Abdalla Menezes" w:date="2020-03-08T18:50:00Z">
        <w:r>
          <w:rPr>
            <w:b/>
            <w:sz w:val="22"/>
            <w:szCs w:val="22"/>
          </w:rPr>
          <w:t>...</w:t>
        </w:r>
      </w:ins>
    </w:p>
    <w:p w:rsidR="00B72744" w:rsidRDefault="00B72744">
      <w:pPr>
        <w:spacing w:line="360" w:lineRule="auto"/>
        <w:rPr>
          <w:ins w:id="1033" w:author="Lucas Abdalla Menezes" w:date="2020-03-08T18:51:00Z"/>
          <w:b/>
          <w:sz w:val="22"/>
          <w:szCs w:val="22"/>
        </w:rPr>
      </w:pPr>
    </w:p>
    <w:p w:rsidR="00B72744" w:rsidRPr="00343C28" w:rsidRDefault="0025640B">
      <w:pPr>
        <w:spacing w:line="360" w:lineRule="auto"/>
        <w:rPr>
          <w:ins w:id="1034" w:author="Lucas Abdalla Menezes" w:date="2020-03-08T18:50:00Z"/>
          <w:sz w:val="22"/>
          <w:szCs w:val="22"/>
          <w:rPrChange w:id="1035" w:author="Lucas Abdalla Menezes" w:date="2020-03-08T19:07:00Z">
            <w:rPr>
              <w:ins w:id="1036" w:author="Lucas Abdalla Menezes" w:date="2020-03-08T18:50:00Z"/>
              <w:b/>
              <w:sz w:val="22"/>
              <w:szCs w:val="22"/>
            </w:rPr>
          </w:rPrChange>
        </w:rPr>
      </w:pPr>
      <w:ins w:id="1037" w:author="Lucas Abdalla Menezes" w:date="2020-03-08T18:51:00Z">
        <w:r w:rsidRPr="00343C28">
          <w:rPr>
            <w:sz w:val="22"/>
            <w:szCs w:val="22"/>
            <w:rPrChange w:id="1038" w:author="Lucas Abdalla Menezes" w:date="2020-03-08T19:07:00Z">
              <w:rPr>
                <w:b/>
                <w:sz w:val="22"/>
                <w:szCs w:val="22"/>
              </w:rPr>
            </w:rPrChange>
          </w:rPr>
          <w:t>//função chamada pelo timer 0</w:t>
        </w:r>
      </w:ins>
    </w:p>
    <w:p w:rsidR="0025640B" w:rsidRDefault="0025640B">
      <w:pPr>
        <w:spacing w:line="360" w:lineRule="auto"/>
        <w:rPr>
          <w:ins w:id="1039" w:author="Lucas Abdalla Menezes" w:date="2020-03-08T18:51:00Z"/>
          <w:b/>
          <w:sz w:val="22"/>
          <w:szCs w:val="22"/>
        </w:rPr>
      </w:pPr>
      <w:proofErr w:type="spellStart"/>
      <w:proofErr w:type="gramStart"/>
      <w:ins w:id="1040" w:author="Lucas Abdalla Menezes" w:date="2020-03-08T18:50:00Z">
        <w:r>
          <w:rPr>
            <w:b/>
            <w:sz w:val="22"/>
            <w:szCs w:val="22"/>
          </w:rPr>
          <w:t>funcao</w:t>
        </w:r>
        <w:proofErr w:type="spellEnd"/>
        <w:proofErr w:type="gramEnd"/>
        <w:r w:rsidR="00B72744">
          <w:rPr>
            <w:b/>
            <w:sz w:val="22"/>
            <w:szCs w:val="22"/>
          </w:rPr>
          <w:t xml:space="preserve"> </w:t>
        </w:r>
        <w:proofErr w:type="spellStart"/>
        <w:r w:rsidR="00B72744">
          <w:rPr>
            <w:b/>
            <w:sz w:val="22"/>
            <w:szCs w:val="22"/>
          </w:rPr>
          <w:t>onTimer</w:t>
        </w:r>
      </w:ins>
      <w:proofErr w:type="spellEnd"/>
    </w:p>
    <w:p w:rsidR="0025640B" w:rsidRPr="00343C28" w:rsidRDefault="0025640B">
      <w:pPr>
        <w:spacing w:line="360" w:lineRule="auto"/>
        <w:rPr>
          <w:ins w:id="1041" w:author="Lucas Abdalla Menezes" w:date="2020-03-08T18:51:00Z"/>
          <w:sz w:val="22"/>
          <w:szCs w:val="22"/>
          <w:rPrChange w:id="1042" w:author="Lucas Abdalla Menezes" w:date="2020-03-08T19:07:00Z">
            <w:rPr>
              <w:ins w:id="1043" w:author="Lucas Abdalla Menezes" w:date="2020-03-08T18:51:00Z"/>
              <w:b/>
              <w:sz w:val="22"/>
              <w:szCs w:val="22"/>
            </w:rPr>
          </w:rPrChange>
        </w:rPr>
      </w:pPr>
      <w:ins w:id="1044" w:author="Lucas Abdalla Menezes" w:date="2020-03-08T18:51:00Z">
        <w:r>
          <w:rPr>
            <w:b/>
            <w:sz w:val="22"/>
            <w:szCs w:val="22"/>
          </w:rPr>
          <w:t xml:space="preserve">    </w:t>
        </w:r>
        <w:proofErr w:type="spellStart"/>
        <w:r w:rsidRPr="00343C28">
          <w:rPr>
            <w:sz w:val="22"/>
            <w:szCs w:val="22"/>
            <w:rPrChange w:id="1045" w:author="Lucas Abdalla Menezes" w:date="2020-03-08T19:07:00Z">
              <w:rPr>
                <w:b/>
                <w:sz w:val="22"/>
                <w:szCs w:val="22"/>
              </w:rPr>
            </w:rPrChange>
          </w:rPr>
          <w:t>Entrada_na_zona_</w:t>
        </w:r>
        <w:proofErr w:type="gramStart"/>
        <w:r w:rsidRPr="00343C28">
          <w:rPr>
            <w:sz w:val="22"/>
            <w:szCs w:val="22"/>
            <w:rPrChange w:id="1046" w:author="Lucas Abdalla Menezes" w:date="2020-03-08T19:07:00Z">
              <w:rPr>
                <w:b/>
                <w:sz w:val="22"/>
                <w:szCs w:val="22"/>
              </w:rPr>
            </w:rPrChange>
          </w:rPr>
          <w:t>critica</w:t>
        </w:r>
        <w:proofErr w:type="spellEnd"/>
        <w:r w:rsidRPr="00343C28">
          <w:rPr>
            <w:sz w:val="22"/>
            <w:szCs w:val="22"/>
            <w:rPrChange w:id="1047" w:author="Lucas Abdalla Menezes" w:date="2020-03-08T19:07:00Z">
              <w:rPr>
                <w:b/>
                <w:sz w:val="22"/>
                <w:szCs w:val="22"/>
              </w:rPr>
            </w:rPrChange>
          </w:rPr>
          <w:t>(</w:t>
        </w:r>
        <w:proofErr w:type="gramEnd"/>
        <w:r w:rsidRPr="00343C28">
          <w:rPr>
            <w:sz w:val="22"/>
            <w:szCs w:val="22"/>
            <w:rPrChange w:id="1048" w:author="Lucas Abdalla Menezes" w:date="2020-03-08T19:07:00Z">
              <w:rPr>
                <w:b/>
                <w:sz w:val="22"/>
                <w:szCs w:val="22"/>
              </w:rPr>
            </w:rPrChange>
          </w:rPr>
          <w:t>);</w:t>
        </w:r>
      </w:ins>
    </w:p>
    <w:p w:rsidR="0025640B" w:rsidRPr="00343C28" w:rsidRDefault="0025640B">
      <w:pPr>
        <w:spacing w:line="360" w:lineRule="auto"/>
        <w:rPr>
          <w:ins w:id="1049" w:author="Lucas Abdalla Menezes" w:date="2020-03-08T18:53:00Z"/>
          <w:sz w:val="22"/>
          <w:szCs w:val="22"/>
          <w:rPrChange w:id="1050" w:author="Lucas Abdalla Menezes" w:date="2020-03-08T19:07:00Z">
            <w:rPr>
              <w:ins w:id="1051" w:author="Lucas Abdalla Menezes" w:date="2020-03-08T18:53:00Z"/>
              <w:b/>
              <w:sz w:val="22"/>
              <w:szCs w:val="22"/>
            </w:rPr>
          </w:rPrChange>
        </w:rPr>
      </w:pPr>
      <w:ins w:id="1052" w:author="Lucas Abdalla Menezes" w:date="2020-03-08T18:53:00Z">
        <w:r w:rsidRPr="00343C28">
          <w:rPr>
            <w:sz w:val="22"/>
            <w:szCs w:val="22"/>
            <w:rPrChange w:id="1053" w:author="Lucas Abdalla Menezes" w:date="2020-03-08T19:07:00Z">
              <w:rPr>
                <w:b/>
                <w:sz w:val="22"/>
                <w:szCs w:val="22"/>
              </w:rPr>
            </w:rPrChange>
          </w:rPr>
          <w:t xml:space="preserve">    </w:t>
        </w:r>
      </w:ins>
      <w:proofErr w:type="spellStart"/>
      <w:proofErr w:type="gramStart"/>
      <w:ins w:id="1054" w:author="Lucas Abdalla Menezes" w:date="2020-03-08T18:51:00Z">
        <w:r w:rsidRPr="00343C28">
          <w:rPr>
            <w:sz w:val="22"/>
            <w:szCs w:val="22"/>
            <w:rPrChange w:id="1055" w:author="Lucas Abdalla Menezes" w:date="2020-03-08T19:07:00Z">
              <w:rPr>
                <w:b/>
                <w:sz w:val="22"/>
                <w:szCs w:val="22"/>
              </w:rPr>
            </w:rPrChange>
          </w:rPr>
          <w:t>adc</w:t>
        </w:r>
        <w:proofErr w:type="gramEnd"/>
        <w:r w:rsidRPr="00343C28">
          <w:rPr>
            <w:sz w:val="22"/>
            <w:szCs w:val="22"/>
            <w:rPrChange w:id="1056" w:author="Lucas Abdalla Menezes" w:date="2020-03-08T19:07:00Z">
              <w:rPr>
                <w:b/>
                <w:sz w:val="22"/>
                <w:szCs w:val="22"/>
              </w:rPr>
            </w:rPrChange>
          </w:rPr>
          <w:t>_da</w:t>
        </w:r>
      </w:ins>
      <w:ins w:id="1057" w:author="Lucas Abdalla Menezes" w:date="2020-03-08T18:52:00Z">
        <w:r w:rsidRPr="00343C28">
          <w:rPr>
            <w:sz w:val="22"/>
            <w:szCs w:val="22"/>
            <w:rPrChange w:id="1058" w:author="Lucas Abdalla Menezes" w:date="2020-03-08T19:07:00Z">
              <w:rPr>
                <w:b/>
                <w:sz w:val="22"/>
                <w:szCs w:val="22"/>
              </w:rPr>
            </w:rPrChange>
          </w:rPr>
          <w:t>ta</w:t>
        </w:r>
        <w:proofErr w:type="spellEnd"/>
        <w:r w:rsidRPr="00343C28">
          <w:rPr>
            <w:sz w:val="22"/>
            <w:szCs w:val="22"/>
            <w:rPrChange w:id="1059" w:author="Lucas Abdalla Menezes" w:date="2020-03-08T19:07:00Z">
              <w:rPr>
                <w:b/>
                <w:sz w:val="22"/>
                <w:szCs w:val="22"/>
              </w:rPr>
            </w:rPrChange>
          </w:rPr>
          <w:t>[</w:t>
        </w:r>
        <w:proofErr w:type="spellStart"/>
        <w:r w:rsidRPr="00343C28">
          <w:rPr>
            <w:sz w:val="22"/>
            <w:szCs w:val="22"/>
            <w:rPrChange w:id="1060" w:author="Lucas Abdalla Menezes" w:date="2020-03-08T19:07:00Z">
              <w:rPr>
                <w:b/>
                <w:sz w:val="22"/>
                <w:szCs w:val="22"/>
              </w:rPr>
            </w:rPrChange>
          </w:rPr>
          <w:t>isrCounter</w:t>
        </w:r>
        <w:proofErr w:type="spellEnd"/>
        <w:r w:rsidRPr="00343C28">
          <w:rPr>
            <w:sz w:val="22"/>
            <w:szCs w:val="22"/>
            <w:rPrChange w:id="1061" w:author="Lucas Abdalla Menezes" w:date="2020-03-08T19:07:00Z">
              <w:rPr>
                <w:b/>
                <w:sz w:val="22"/>
                <w:szCs w:val="22"/>
              </w:rPr>
            </w:rPrChange>
          </w:rPr>
          <w:t xml:space="preserve">] = </w:t>
        </w:r>
        <w:proofErr w:type="spellStart"/>
        <w:r w:rsidRPr="00343C28">
          <w:rPr>
            <w:sz w:val="22"/>
            <w:szCs w:val="22"/>
            <w:rPrChange w:id="1062" w:author="Lucas Abdalla Menezes" w:date="2020-03-08T19:07:00Z">
              <w:rPr>
                <w:b/>
                <w:sz w:val="22"/>
                <w:szCs w:val="22"/>
              </w:rPr>
            </w:rPrChange>
          </w:rPr>
          <w:t>leitura_porta_analogica</w:t>
        </w:r>
      </w:ins>
      <w:proofErr w:type="spellEnd"/>
      <w:ins w:id="1063" w:author="Lucas Abdalla Menezes" w:date="2020-03-08T18:53:00Z">
        <w:r w:rsidRPr="00343C28">
          <w:rPr>
            <w:sz w:val="22"/>
            <w:szCs w:val="22"/>
            <w:rPrChange w:id="1064" w:author="Lucas Abdalla Menezes" w:date="2020-03-08T19:07:00Z">
              <w:rPr>
                <w:b/>
                <w:sz w:val="22"/>
                <w:szCs w:val="22"/>
              </w:rPr>
            </w:rPrChange>
          </w:rPr>
          <w:t>(34);</w:t>
        </w:r>
      </w:ins>
    </w:p>
    <w:p w:rsidR="0025640B" w:rsidRPr="00343C28" w:rsidRDefault="0025640B">
      <w:pPr>
        <w:spacing w:line="360" w:lineRule="auto"/>
        <w:rPr>
          <w:ins w:id="1065" w:author="Lucas Abdalla Menezes" w:date="2020-03-08T18:53:00Z"/>
          <w:sz w:val="22"/>
          <w:szCs w:val="22"/>
          <w:rPrChange w:id="1066" w:author="Lucas Abdalla Menezes" w:date="2020-03-08T19:07:00Z">
            <w:rPr>
              <w:ins w:id="1067" w:author="Lucas Abdalla Menezes" w:date="2020-03-08T18:53:00Z"/>
              <w:b/>
              <w:sz w:val="22"/>
              <w:szCs w:val="22"/>
            </w:rPr>
          </w:rPrChange>
        </w:rPr>
      </w:pPr>
      <w:ins w:id="1068" w:author="Lucas Abdalla Menezes" w:date="2020-03-08T18:53:00Z">
        <w:r w:rsidRPr="00343C28">
          <w:rPr>
            <w:sz w:val="22"/>
            <w:szCs w:val="22"/>
            <w:rPrChange w:id="1069" w:author="Lucas Abdalla Menezes" w:date="2020-03-08T19:07:00Z">
              <w:rPr>
                <w:b/>
                <w:sz w:val="22"/>
                <w:szCs w:val="22"/>
              </w:rPr>
            </w:rPrChange>
          </w:rPr>
          <w:t xml:space="preserve">    </w:t>
        </w:r>
        <w:proofErr w:type="spellStart"/>
        <w:proofErr w:type="gramStart"/>
        <w:r w:rsidRPr="00343C28">
          <w:rPr>
            <w:sz w:val="22"/>
            <w:szCs w:val="22"/>
            <w:rPrChange w:id="1070" w:author="Lucas Abdalla Menezes" w:date="2020-03-08T19:07:00Z">
              <w:rPr>
                <w:b/>
                <w:sz w:val="22"/>
                <w:szCs w:val="22"/>
              </w:rPr>
            </w:rPrChange>
          </w:rPr>
          <w:t>isrCounter</w:t>
        </w:r>
        <w:proofErr w:type="spellEnd"/>
        <w:proofErr w:type="gramEnd"/>
        <w:r w:rsidRPr="00343C28">
          <w:rPr>
            <w:sz w:val="22"/>
            <w:szCs w:val="22"/>
            <w:rPrChange w:id="1071" w:author="Lucas Abdalla Menezes" w:date="2020-03-08T19:07:00Z">
              <w:rPr>
                <w:b/>
                <w:sz w:val="22"/>
                <w:szCs w:val="22"/>
              </w:rPr>
            </w:rPrChange>
          </w:rPr>
          <w:t>++;</w:t>
        </w:r>
      </w:ins>
    </w:p>
    <w:p w:rsidR="0025640B" w:rsidRPr="00343C28" w:rsidRDefault="0025640B">
      <w:pPr>
        <w:spacing w:line="360" w:lineRule="auto"/>
        <w:rPr>
          <w:ins w:id="1072" w:author="Lucas Abdalla Menezes" w:date="2020-03-08T18:50:00Z"/>
          <w:sz w:val="22"/>
          <w:szCs w:val="22"/>
          <w:rPrChange w:id="1073" w:author="Lucas Abdalla Menezes" w:date="2020-03-08T19:07:00Z">
            <w:rPr>
              <w:ins w:id="1074" w:author="Lucas Abdalla Menezes" w:date="2020-03-08T18:50:00Z"/>
              <w:b/>
              <w:sz w:val="22"/>
              <w:szCs w:val="22"/>
            </w:rPr>
          </w:rPrChange>
        </w:rPr>
      </w:pPr>
      <w:ins w:id="1075" w:author="Lucas Abdalla Menezes" w:date="2020-03-08T18:53:00Z">
        <w:r w:rsidRPr="00343C28">
          <w:rPr>
            <w:sz w:val="22"/>
            <w:szCs w:val="22"/>
            <w:rPrChange w:id="1076" w:author="Lucas Abdalla Menezes" w:date="2020-03-08T19:07:00Z">
              <w:rPr>
                <w:b/>
                <w:sz w:val="22"/>
                <w:szCs w:val="22"/>
              </w:rPr>
            </w:rPrChange>
          </w:rPr>
          <w:t xml:space="preserve">    </w:t>
        </w:r>
        <w:proofErr w:type="spellStart"/>
        <w:r w:rsidRPr="00343C28">
          <w:rPr>
            <w:sz w:val="22"/>
            <w:szCs w:val="22"/>
            <w:rPrChange w:id="1077" w:author="Lucas Abdalla Menezes" w:date="2020-03-08T19:07:00Z">
              <w:rPr>
                <w:b/>
                <w:sz w:val="22"/>
                <w:szCs w:val="22"/>
              </w:rPr>
            </w:rPrChange>
          </w:rPr>
          <w:t>Saida_da_zona_</w:t>
        </w:r>
        <w:proofErr w:type="gramStart"/>
        <w:r w:rsidRPr="00343C28">
          <w:rPr>
            <w:sz w:val="22"/>
            <w:szCs w:val="22"/>
            <w:rPrChange w:id="1078" w:author="Lucas Abdalla Menezes" w:date="2020-03-08T19:07:00Z">
              <w:rPr>
                <w:b/>
                <w:sz w:val="22"/>
                <w:szCs w:val="22"/>
              </w:rPr>
            </w:rPrChange>
          </w:rPr>
          <w:t>critica</w:t>
        </w:r>
        <w:proofErr w:type="spellEnd"/>
        <w:r w:rsidRPr="00343C28">
          <w:rPr>
            <w:sz w:val="22"/>
            <w:szCs w:val="22"/>
            <w:rPrChange w:id="1079" w:author="Lucas Abdalla Menezes" w:date="2020-03-08T19:07:00Z">
              <w:rPr>
                <w:b/>
                <w:sz w:val="22"/>
                <w:szCs w:val="22"/>
              </w:rPr>
            </w:rPrChange>
          </w:rPr>
          <w:t>(</w:t>
        </w:r>
        <w:proofErr w:type="gramEnd"/>
        <w:r w:rsidRPr="00343C28">
          <w:rPr>
            <w:sz w:val="22"/>
            <w:szCs w:val="22"/>
            <w:rPrChange w:id="1080" w:author="Lucas Abdalla Menezes" w:date="2020-03-08T19:07:00Z">
              <w:rPr>
                <w:b/>
                <w:sz w:val="22"/>
                <w:szCs w:val="22"/>
              </w:rPr>
            </w:rPrChange>
          </w:rPr>
          <w:t>)</w:t>
        </w:r>
        <w:r w:rsidR="00B72744" w:rsidRPr="00343C28">
          <w:rPr>
            <w:sz w:val="22"/>
            <w:szCs w:val="22"/>
            <w:rPrChange w:id="1081" w:author="Lucas Abdalla Menezes" w:date="2020-03-08T19:07:00Z">
              <w:rPr>
                <w:b/>
                <w:sz w:val="22"/>
                <w:szCs w:val="22"/>
              </w:rPr>
            </w:rPrChange>
          </w:rPr>
          <w:t>;</w:t>
        </w:r>
      </w:ins>
    </w:p>
    <w:p w:rsidR="00B72744" w:rsidRDefault="00B72744">
      <w:pPr>
        <w:spacing w:line="360" w:lineRule="auto"/>
        <w:rPr>
          <w:ins w:id="1082" w:author="Lucas Abdalla Menezes" w:date="2020-03-08T18:58:00Z"/>
          <w:b/>
          <w:sz w:val="22"/>
          <w:szCs w:val="22"/>
        </w:rPr>
      </w:pPr>
      <w:proofErr w:type="gramStart"/>
      <w:ins w:id="1083" w:author="Lucas Abdalla Menezes" w:date="2020-03-08T18:50:00Z">
        <w:r>
          <w:rPr>
            <w:b/>
            <w:sz w:val="22"/>
            <w:szCs w:val="22"/>
          </w:rPr>
          <w:t>fim</w:t>
        </w:r>
        <w:proofErr w:type="gramEnd"/>
        <w:r>
          <w:rPr>
            <w:b/>
            <w:sz w:val="22"/>
            <w:szCs w:val="22"/>
          </w:rPr>
          <w:t xml:space="preserve"> </w:t>
        </w:r>
      </w:ins>
      <w:proofErr w:type="spellStart"/>
      <w:ins w:id="1084" w:author="Lucas Abdalla Menezes" w:date="2020-03-08T18:58:00Z">
        <w:r>
          <w:rPr>
            <w:b/>
            <w:sz w:val="22"/>
            <w:szCs w:val="22"/>
          </w:rPr>
          <w:t>funcao</w:t>
        </w:r>
        <w:proofErr w:type="spellEnd"/>
      </w:ins>
    </w:p>
    <w:p w:rsidR="00B72744" w:rsidRDefault="00B72744">
      <w:pPr>
        <w:spacing w:line="360" w:lineRule="auto"/>
        <w:rPr>
          <w:ins w:id="1085" w:author="Lucas Abdalla Menezes" w:date="2020-03-08T18:53:00Z"/>
          <w:b/>
          <w:sz w:val="22"/>
          <w:szCs w:val="22"/>
        </w:rPr>
      </w:pPr>
    </w:p>
    <w:p w:rsidR="00B72744" w:rsidRDefault="00B72744">
      <w:pPr>
        <w:spacing w:line="360" w:lineRule="auto"/>
        <w:rPr>
          <w:ins w:id="1086" w:author="Lucas Abdalla Menezes" w:date="2020-03-08T18:53:00Z"/>
          <w:b/>
          <w:sz w:val="22"/>
          <w:szCs w:val="22"/>
        </w:rPr>
      </w:pPr>
      <w:proofErr w:type="spellStart"/>
      <w:proofErr w:type="gramStart"/>
      <w:ins w:id="1087" w:author="Lucas Abdalla Menezes" w:date="2020-03-08T18:53:00Z">
        <w:r>
          <w:rPr>
            <w:b/>
            <w:sz w:val="22"/>
            <w:szCs w:val="22"/>
          </w:rPr>
          <w:t>funcao</w:t>
        </w:r>
        <w:proofErr w:type="spellEnd"/>
        <w:proofErr w:type="gramEnd"/>
        <w:r>
          <w:rPr>
            <w:b/>
            <w:sz w:val="22"/>
            <w:szCs w:val="22"/>
          </w:rPr>
          <w:t xml:space="preserve"> onTimer1</w:t>
        </w:r>
      </w:ins>
    </w:p>
    <w:p w:rsidR="00B72744" w:rsidRPr="00343C28" w:rsidRDefault="00B72744">
      <w:pPr>
        <w:spacing w:line="360" w:lineRule="auto"/>
        <w:rPr>
          <w:ins w:id="1088" w:author="Lucas Abdalla Menezes" w:date="2020-03-08T18:54:00Z"/>
          <w:sz w:val="22"/>
          <w:szCs w:val="22"/>
          <w:rPrChange w:id="1089" w:author="Lucas Abdalla Menezes" w:date="2020-03-08T19:07:00Z">
            <w:rPr>
              <w:ins w:id="1090" w:author="Lucas Abdalla Menezes" w:date="2020-03-08T18:54:00Z"/>
              <w:b/>
              <w:sz w:val="22"/>
              <w:szCs w:val="22"/>
            </w:rPr>
          </w:rPrChange>
        </w:rPr>
      </w:pPr>
      <w:ins w:id="1091" w:author="Lucas Abdalla Menezes" w:date="2020-03-08T18:54:00Z">
        <w:r>
          <w:rPr>
            <w:b/>
            <w:sz w:val="22"/>
            <w:szCs w:val="22"/>
          </w:rPr>
          <w:t xml:space="preserve">    </w:t>
        </w:r>
        <w:proofErr w:type="spellStart"/>
        <w:proofErr w:type="gramStart"/>
        <w:r w:rsidRPr="00343C28">
          <w:rPr>
            <w:sz w:val="22"/>
            <w:szCs w:val="22"/>
            <w:rPrChange w:id="1092" w:author="Lucas Abdalla Menezes" w:date="2020-03-08T19:07:00Z">
              <w:rPr>
                <w:b/>
                <w:sz w:val="22"/>
                <w:szCs w:val="22"/>
              </w:rPr>
            </w:rPrChange>
          </w:rPr>
          <w:t>resetarTimer</w:t>
        </w:r>
        <w:proofErr w:type="spellEnd"/>
        <w:proofErr w:type="gramEnd"/>
        <w:r w:rsidRPr="00343C28">
          <w:rPr>
            <w:sz w:val="22"/>
            <w:szCs w:val="22"/>
            <w:rPrChange w:id="1093" w:author="Lucas Abdalla Menezes" w:date="2020-03-08T19:07:00Z">
              <w:rPr>
                <w:b/>
                <w:sz w:val="22"/>
                <w:szCs w:val="22"/>
              </w:rPr>
            </w:rPrChange>
          </w:rPr>
          <w:t>(timer0);</w:t>
        </w:r>
      </w:ins>
    </w:p>
    <w:p w:rsidR="00B72744" w:rsidRDefault="00B72744">
      <w:pPr>
        <w:spacing w:line="360" w:lineRule="auto"/>
        <w:rPr>
          <w:ins w:id="1094" w:author="Lucas Abdalla Menezes" w:date="2020-03-08T18:58:00Z"/>
          <w:b/>
          <w:sz w:val="22"/>
          <w:szCs w:val="22"/>
        </w:rPr>
      </w:pPr>
      <w:proofErr w:type="gramStart"/>
      <w:ins w:id="1095" w:author="Lucas Abdalla Menezes" w:date="2020-03-08T18:54:00Z">
        <w:r>
          <w:rPr>
            <w:b/>
            <w:sz w:val="22"/>
            <w:szCs w:val="22"/>
          </w:rPr>
          <w:t>fim</w:t>
        </w:r>
        <w:proofErr w:type="gramEnd"/>
        <w:r>
          <w:rPr>
            <w:b/>
            <w:sz w:val="22"/>
            <w:szCs w:val="22"/>
          </w:rPr>
          <w:t xml:space="preserve"> </w:t>
        </w:r>
        <w:proofErr w:type="spellStart"/>
        <w:r>
          <w:rPr>
            <w:b/>
            <w:sz w:val="22"/>
            <w:szCs w:val="22"/>
          </w:rPr>
          <w:t>funcao</w:t>
        </w:r>
      </w:ins>
      <w:proofErr w:type="spellEnd"/>
    </w:p>
    <w:p w:rsidR="00B72744" w:rsidRDefault="00B72744">
      <w:pPr>
        <w:spacing w:line="360" w:lineRule="auto"/>
        <w:rPr>
          <w:ins w:id="1096" w:author="Lucas Abdalla Menezes" w:date="2020-03-08T18:54:00Z"/>
          <w:b/>
          <w:sz w:val="22"/>
          <w:szCs w:val="22"/>
        </w:rPr>
      </w:pPr>
    </w:p>
    <w:p w:rsidR="00B72744" w:rsidRDefault="00B72744">
      <w:pPr>
        <w:spacing w:line="360" w:lineRule="auto"/>
        <w:rPr>
          <w:ins w:id="1097" w:author="Lucas Abdalla Menezes" w:date="2020-03-08T18:55:00Z"/>
          <w:b/>
          <w:sz w:val="22"/>
          <w:szCs w:val="22"/>
        </w:rPr>
      </w:pPr>
      <w:proofErr w:type="spellStart"/>
      <w:proofErr w:type="gramStart"/>
      <w:ins w:id="1098" w:author="Lucas Abdalla Menezes" w:date="2020-03-08T18:54:00Z">
        <w:r>
          <w:rPr>
            <w:b/>
            <w:sz w:val="22"/>
            <w:szCs w:val="22"/>
          </w:rPr>
          <w:t>funcao</w:t>
        </w:r>
        <w:proofErr w:type="spellEnd"/>
        <w:proofErr w:type="gramEnd"/>
        <w:r>
          <w:rPr>
            <w:b/>
            <w:sz w:val="22"/>
            <w:szCs w:val="22"/>
          </w:rPr>
          <w:t xml:space="preserve"> </w:t>
        </w:r>
        <w:proofErr w:type="spellStart"/>
        <w:r>
          <w:rPr>
            <w:b/>
            <w:sz w:val="22"/>
            <w:szCs w:val="22"/>
          </w:rPr>
          <w:t>calcularRms</w:t>
        </w:r>
        <w:proofErr w:type="spellEnd"/>
        <w:r>
          <w:rPr>
            <w:b/>
            <w:sz w:val="22"/>
            <w:szCs w:val="22"/>
          </w:rPr>
          <w:t xml:space="preserve"> : </w:t>
        </w:r>
        <w:proofErr w:type="spellStart"/>
        <w:r>
          <w:rPr>
            <w:b/>
            <w:sz w:val="22"/>
            <w:szCs w:val="22"/>
          </w:rPr>
          <w:t>float</w:t>
        </w:r>
      </w:ins>
      <w:proofErr w:type="spellEnd"/>
    </w:p>
    <w:p w:rsidR="00B72744" w:rsidRDefault="00B72744">
      <w:pPr>
        <w:spacing w:line="360" w:lineRule="auto"/>
        <w:rPr>
          <w:ins w:id="1099" w:author="Lucas Abdalla Menezes" w:date="2020-03-08T18:55:00Z"/>
          <w:b/>
          <w:sz w:val="22"/>
          <w:szCs w:val="22"/>
        </w:rPr>
      </w:pPr>
      <w:ins w:id="1100" w:author="Lucas Abdalla Menezes" w:date="2020-03-08T18:55:00Z">
        <w:r>
          <w:rPr>
            <w:b/>
            <w:sz w:val="22"/>
            <w:szCs w:val="22"/>
          </w:rPr>
          <w:t>...</w:t>
        </w:r>
      </w:ins>
    </w:p>
    <w:p w:rsidR="00B72744" w:rsidRDefault="00B72744">
      <w:pPr>
        <w:spacing w:line="360" w:lineRule="auto"/>
        <w:rPr>
          <w:ins w:id="1101" w:author="Lucas Abdalla Menezes" w:date="2020-03-08T18:59:00Z"/>
          <w:b/>
          <w:sz w:val="22"/>
          <w:szCs w:val="22"/>
        </w:rPr>
      </w:pPr>
      <w:proofErr w:type="gramStart"/>
      <w:ins w:id="1102" w:author="Lucas Abdalla Menezes" w:date="2020-03-08T18:55:00Z">
        <w:r>
          <w:rPr>
            <w:b/>
            <w:sz w:val="22"/>
            <w:szCs w:val="22"/>
          </w:rPr>
          <w:t>retorna</w:t>
        </w:r>
        <w:proofErr w:type="gramEnd"/>
        <w:r>
          <w:rPr>
            <w:b/>
            <w:sz w:val="22"/>
            <w:szCs w:val="22"/>
          </w:rPr>
          <w:t xml:space="preserve"> </w:t>
        </w:r>
        <w:proofErr w:type="spellStart"/>
        <w:r>
          <w:rPr>
            <w:b/>
            <w:sz w:val="22"/>
            <w:szCs w:val="22"/>
          </w:rPr>
          <w:t>valorRms</w:t>
        </w:r>
        <w:proofErr w:type="spellEnd"/>
        <w:r>
          <w:rPr>
            <w:b/>
            <w:sz w:val="22"/>
            <w:szCs w:val="22"/>
          </w:rPr>
          <w:t>;</w:t>
        </w:r>
      </w:ins>
    </w:p>
    <w:p w:rsidR="00B72744" w:rsidRDefault="00B72744">
      <w:pPr>
        <w:spacing w:line="360" w:lineRule="auto"/>
        <w:rPr>
          <w:ins w:id="1103" w:author="Lucas Abdalla Menezes" w:date="2020-03-08T18:59:00Z"/>
          <w:b/>
          <w:sz w:val="22"/>
          <w:szCs w:val="22"/>
        </w:rPr>
      </w:pPr>
      <w:proofErr w:type="gramStart"/>
      <w:ins w:id="1104" w:author="Lucas Abdalla Menezes" w:date="2020-03-08T18:58:00Z">
        <w:r>
          <w:rPr>
            <w:b/>
            <w:sz w:val="22"/>
            <w:szCs w:val="22"/>
          </w:rPr>
          <w:t>fim</w:t>
        </w:r>
        <w:proofErr w:type="gramEnd"/>
        <w:r>
          <w:rPr>
            <w:b/>
            <w:sz w:val="22"/>
            <w:szCs w:val="22"/>
          </w:rPr>
          <w:t xml:space="preserve"> </w:t>
        </w:r>
        <w:proofErr w:type="spellStart"/>
        <w:r>
          <w:rPr>
            <w:b/>
            <w:sz w:val="22"/>
            <w:szCs w:val="22"/>
          </w:rPr>
          <w:t>funcao</w:t>
        </w:r>
      </w:ins>
      <w:proofErr w:type="spellEnd"/>
    </w:p>
    <w:p w:rsidR="00B72744" w:rsidRDefault="00B72744">
      <w:pPr>
        <w:spacing w:line="360" w:lineRule="auto"/>
        <w:rPr>
          <w:ins w:id="1105" w:author="Lucas Abdalla Menezes" w:date="2020-03-08T18:59:00Z"/>
          <w:b/>
          <w:sz w:val="22"/>
          <w:szCs w:val="22"/>
        </w:rPr>
      </w:pPr>
    </w:p>
    <w:p w:rsidR="00B72744" w:rsidRDefault="00B72744">
      <w:pPr>
        <w:spacing w:line="360" w:lineRule="auto"/>
        <w:rPr>
          <w:ins w:id="1106" w:author="Lucas Abdalla Menezes" w:date="2020-03-08T19:49:00Z"/>
          <w:b/>
          <w:sz w:val="22"/>
          <w:szCs w:val="22"/>
        </w:rPr>
      </w:pPr>
    </w:p>
    <w:p w:rsidR="005C7029" w:rsidRDefault="005C7029">
      <w:pPr>
        <w:spacing w:line="360" w:lineRule="auto"/>
        <w:rPr>
          <w:ins w:id="1107" w:author="Lucas Abdalla Menezes" w:date="2020-03-08T19:49:00Z"/>
          <w:b/>
          <w:sz w:val="22"/>
          <w:szCs w:val="22"/>
        </w:rPr>
      </w:pPr>
    </w:p>
    <w:p w:rsidR="005C7029" w:rsidRDefault="005C7029">
      <w:pPr>
        <w:spacing w:line="360" w:lineRule="auto"/>
        <w:rPr>
          <w:ins w:id="1108" w:author="Lucas Abdalla Menezes" w:date="2020-03-08T18:55:00Z"/>
          <w:b/>
          <w:sz w:val="22"/>
          <w:szCs w:val="22"/>
        </w:rPr>
      </w:pPr>
    </w:p>
    <w:p w:rsidR="00B72744" w:rsidRPr="00343C28" w:rsidRDefault="00B72744">
      <w:pPr>
        <w:spacing w:line="360" w:lineRule="auto"/>
        <w:rPr>
          <w:ins w:id="1109" w:author="Lucas Abdalla Menezes" w:date="2020-03-08T18:55:00Z"/>
          <w:sz w:val="22"/>
          <w:szCs w:val="22"/>
          <w:rPrChange w:id="1110" w:author="Lucas Abdalla Menezes" w:date="2020-03-08T19:07:00Z">
            <w:rPr>
              <w:ins w:id="1111" w:author="Lucas Abdalla Menezes" w:date="2020-03-08T18:55:00Z"/>
              <w:b/>
              <w:sz w:val="22"/>
              <w:szCs w:val="22"/>
            </w:rPr>
          </w:rPrChange>
        </w:rPr>
      </w:pPr>
      <w:ins w:id="1112" w:author="Lucas Abdalla Menezes" w:date="2020-03-08T18:55:00Z">
        <w:r w:rsidRPr="00343C28">
          <w:rPr>
            <w:sz w:val="22"/>
            <w:szCs w:val="22"/>
            <w:rPrChange w:id="1113" w:author="Lucas Abdalla Menezes" w:date="2020-03-08T19:07:00Z">
              <w:rPr>
                <w:b/>
                <w:sz w:val="22"/>
                <w:szCs w:val="22"/>
              </w:rPr>
            </w:rPrChange>
          </w:rPr>
          <w:t>//Primeiro método chamado</w:t>
        </w:r>
      </w:ins>
    </w:p>
    <w:p w:rsidR="00B72744" w:rsidRDefault="00B72744">
      <w:pPr>
        <w:spacing w:line="360" w:lineRule="auto"/>
        <w:rPr>
          <w:ins w:id="1114" w:author="Lucas Abdalla Menezes" w:date="2020-03-08T18:55:00Z"/>
          <w:b/>
          <w:sz w:val="22"/>
          <w:szCs w:val="22"/>
        </w:rPr>
      </w:pPr>
      <w:ins w:id="1115" w:author="Lucas Abdalla Menezes" w:date="2020-03-08T18:55:00Z">
        <w:r>
          <w:rPr>
            <w:b/>
            <w:sz w:val="22"/>
            <w:szCs w:val="22"/>
          </w:rPr>
          <w:t>Setup</w:t>
        </w:r>
      </w:ins>
    </w:p>
    <w:p w:rsidR="00B72744" w:rsidRPr="00343C28" w:rsidRDefault="00B72744">
      <w:pPr>
        <w:spacing w:line="360" w:lineRule="auto"/>
        <w:rPr>
          <w:ins w:id="1116" w:author="Lucas Abdalla Menezes" w:date="2020-03-08T18:56:00Z"/>
          <w:sz w:val="22"/>
          <w:szCs w:val="22"/>
          <w:rPrChange w:id="1117" w:author="Lucas Abdalla Menezes" w:date="2020-03-08T19:07:00Z">
            <w:rPr>
              <w:ins w:id="1118" w:author="Lucas Abdalla Menezes" w:date="2020-03-08T18:56:00Z"/>
              <w:b/>
              <w:sz w:val="22"/>
              <w:szCs w:val="22"/>
            </w:rPr>
          </w:rPrChange>
        </w:rPr>
      </w:pPr>
      <w:ins w:id="1119" w:author="Lucas Abdalla Menezes" w:date="2020-03-08T18:56:00Z">
        <w:r>
          <w:rPr>
            <w:b/>
            <w:sz w:val="22"/>
            <w:szCs w:val="22"/>
          </w:rPr>
          <w:t xml:space="preserve">    </w:t>
        </w:r>
      </w:ins>
      <w:proofErr w:type="spellStart"/>
      <w:ins w:id="1120" w:author="Lucas Abdalla Menezes" w:date="2020-03-08T18:55:00Z">
        <w:r w:rsidRPr="00343C28">
          <w:rPr>
            <w:sz w:val="22"/>
            <w:szCs w:val="22"/>
            <w:rPrChange w:id="1121" w:author="Lucas Abdalla Menezes" w:date="2020-03-08T19:07:00Z">
              <w:rPr>
                <w:b/>
                <w:sz w:val="22"/>
                <w:szCs w:val="22"/>
              </w:rPr>
            </w:rPrChange>
          </w:rPr>
          <w:t>Conectar.</w:t>
        </w:r>
      </w:ins>
      <w:ins w:id="1122" w:author="Lucas Abdalla Menezes" w:date="2020-03-08T18:56:00Z">
        <w:r w:rsidRPr="00343C28">
          <w:rPr>
            <w:sz w:val="22"/>
            <w:szCs w:val="22"/>
            <w:rPrChange w:id="1123" w:author="Lucas Abdalla Menezes" w:date="2020-03-08T19:07:00Z">
              <w:rPr>
                <w:b/>
                <w:sz w:val="22"/>
                <w:szCs w:val="22"/>
              </w:rPr>
            </w:rPrChange>
          </w:rPr>
          <w:t>Wifi</w:t>
        </w:r>
        <w:proofErr w:type="spellEnd"/>
        <w:r w:rsidRPr="00343C28">
          <w:rPr>
            <w:sz w:val="22"/>
            <w:szCs w:val="22"/>
            <w:rPrChange w:id="1124" w:author="Lucas Abdalla Menezes" w:date="2020-03-08T19:07:00Z">
              <w:rPr>
                <w:b/>
                <w:sz w:val="22"/>
                <w:szCs w:val="22"/>
              </w:rPr>
            </w:rPrChange>
          </w:rPr>
          <w:t>(</w:t>
        </w:r>
        <w:proofErr w:type="spellStart"/>
        <w:r w:rsidRPr="00343C28">
          <w:rPr>
            <w:sz w:val="22"/>
            <w:szCs w:val="22"/>
            <w:rPrChange w:id="1125" w:author="Lucas Abdalla Menezes" w:date="2020-03-08T19:07:00Z">
              <w:rPr>
                <w:b/>
                <w:sz w:val="22"/>
                <w:szCs w:val="22"/>
              </w:rPr>
            </w:rPrChange>
          </w:rPr>
          <w:t>login</w:t>
        </w:r>
        <w:proofErr w:type="spellEnd"/>
        <w:r w:rsidRPr="00343C28">
          <w:rPr>
            <w:sz w:val="22"/>
            <w:szCs w:val="22"/>
            <w:rPrChange w:id="1126" w:author="Lucas Abdalla Menezes" w:date="2020-03-08T19:07:00Z">
              <w:rPr>
                <w:b/>
                <w:sz w:val="22"/>
                <w:szCs w:val="22"/>
              </w:rPr>
            </w:rPrChange>
          </w:rPr>
          <w:t>, senha);</w:t>
        </w:r>
      </w:ins>
    </w:p>
    <w:p w:rsidR="00B72744" w:rsidRPr="00343C28" w:rsidRDefault="00B72744">
      <w:pPr>
        <w:spacing w:line="360" w:lineRule="auto"/>
        <w:rPr>
          <w:ins w:id="1127" w:author="Lucas Abdalla Menezes" w:date="2020-03-08T19:00:00Z"/>
          <w:sz w:val="22"/>
          <w:szCs w:val="22"/>
          <w:rPrChange w:id="1128" w:author="Lucas Abdalla Menezes" w:date="2020-03-08T19:07:00Z">
            <w:rPr>
              <w:ins w:id="1129" w:author="Lucas Abdalla Menezes" w:date="2020-03-08T19:00:00Z"/>
              <w:b/>
              <w:sz w:val="22"/>
              <w:szCs w:val="22"/>
            </w:rPr>
          </w:rPrChange>
        </w:rPr>
      </w:pPr>
      <w:ins w:id="1130" w:author="Lucas Abdalla Menezes" w:date="2020-03-08T18:57:00Z">
        <w:r w:rsidRPr="00343C28">
          <w:rPr>
            <w:sz w:val="22"/>
            <w:szCs w:val="22"/>
            <w:rPrChange w:id="1131" w:author="Lucas Abdalla Menezes" w:date="2020-03-08T19:07:00Z">
              <w:rPr>
                <w:b/>
                <w:sz w:val="22"/>
                <w:szCs w:val="22"/>
              </w:rPr>
            </w:rPrChange>
          </w:rPr>
          <w:t xml:space="preserve">    </w:t>
        </w:r>
      </w:ins>
      <w:proofErr w:type="spellStart"/>
      <w:ins w:id="1132" w:author="Lucas Abdalla Menezes" w:date="2020-03-08T18:56:00Z">
        <w:r w:rsidRPr="00343C28">
          <w:rPr>
            <w:sz w:val="22"/>
            <w:szCs w:val="22"/>
            <w:rPrChange w:id="1133" w:author="Lucas Abdalla Menezes" w:date="2020-03-08T19:07:00Z">
              <w:rPr>
                <w:b/>
                <w:sz w:val="22"/>
                <w:szCs w:val="22"/>
              </w:rPr>
            </w:rPrChange>
          </w:rPr>
          <w:t>Definir.endpoints</w:t>
        </w:r>
        <w:proofErr w:type="spellEnd"/>
        <w:r w:rsidRPr="00343C28">
          <w:rPr>
            <w:sz w:val="22"/>
            <w:szCs w:val="22"/>
            <w:rPrChange w:id="1134" w:author="Lucas Abdalla Menezes" w:date="2020-03-08T19:07:00Z">
              <w:rPr>
                <w:b/>
                <w:sz w:val="22"/>
                <w:szCs w:val="22"/>
              </w:rPr>
            </w:rPrChange>
          </w:rPr>
          <w:t>();</w:t>
        </w:r>
      </w:ins>
    </w:p>
    <w:p w:rsidR="00B72744" w:rsidRPr="00343C28" w:rsidRDefault="00B72744">
      <w:pPr>
        <w:spacing w:line="360" w:lineRule="auto"/>
        <w:rPr>
          <w:ins w:id="1135" w:author="Lucas Abdalla Menezes" w:date="2020-03-08T18:56:00Z"/>
          <w:sz w:val="22"/>
          <w:szCs w:val="22"/>
          <w:rPrChange w:id="1136" w:author="Lucas Abdalla Menezes" w:date="2020-03-08T19:07:00Z">
            <w:rPr>
              <w:ins w:id="1137" w:author="Lucas Abdalla Menezes" w:date="2020-03-08T18:56:00Z"/>
              <w:b/>
              <w:sz w:val="22"/>
              <w:szCs w:val="22"/>
            </w:rPr>
          </w:rPrChange>
        </w:rPr>
      </w:pPr>
      <w:ins w:id="1138" w:author="Lucas Abdalla Menezes" w:date="2020-03-08T19:00:00Z">
        <w:r w:rsidRPr="00343C28">
          <w:rPr>
            <w:sz w:val="22"/>
            <w:szCs w:val="22"/>
            <w:rPrChange w:id="1139" w:author="Lucas Abdalla Menezes" w:date="2020-03-08T19:07:00Z">
              <w:rPr>
                <w:b/>
                <w:sz w:val="22"/>
                <w:szCs w:val="22"/>
              </w:rPr>
            </w:rPrChange>
          </w:rPr>
          <w:t xml:space="preserve">    </w:t>
        </w:r>
        <w:proofErr w:type="spellStart"/>
        <w:proofErr w:type="gramStart"/>
        <w:r w:rsidRPr="00343C28">
          <w:rPr>
            <w:sz w:val="22"/>
            <w:szCs w:val="22"/>
            <w:rPrChange w:id="1140" w:author="Lucas Abdalla Menezes" w:date="2020-03-08T19:07:00Z">
              <w:rPr>
                <w:b/>
                <w:sz w:val="22"/>
                <w:szCs w:val="22"/>
              </w:rPr>
            </w:rPrChange>
          </w:rPr>
          <w:t>AssociarFucoesAosEndpoints</w:t>
        </w:r>
        <w:proofErr w:type="spellEnd"/>
        <w:r w:rsidRPr="00343C28">
          <w:rPr>
            <w:sz w:val="22"/>
            <w:szCs w:val="22"/>
            <w:rPrChange w:id="1141" w:author="Lucas Abdalla Menezes" w:date="2020-03-08T19:07:00Z">
              <w:rPr>
                <w:b/>
                <w:sz w:val="22"/>
                <w:szCs w:val="22"/>
              </w:rPr>
            </w:rPrChange>
          </w:rPr>
          <w:t>(</w:t>
        </w:r>
        <w:proofErr w:type="gramEnd"/>
        <w:r w:rsidRPr="00343C28">
          <w:rPr>
            <w:sz w:val="22"/>
            <w:szCs w:val="22"/>
            <w:rPrChange w:id="1142" w:author="Lucas Abdalla Menezes" w:date="2020-03-08T19:07:00Z">
              <w:rPr>
                <w:b/>
                <w:sz w:val="22"/>
                <w:szCs w:val="22"/>
              </w:rPr>
            </w:rPrChange>
          </w:rPr>
          <w:t>);</w:t>
        </w:r>
      </w:ins>
    </w:p>
    <w:p w:rsidR="00B72744" w:rsidRPr="00343C28" w:rsidRDefault="00B72744">
      <w:pPr>
        <w:spacing w:line="360" w:lineRule="auto"/>
        <w:rPr>
          <w:ins w:id="1143" w:author="Lucas Abdalla Menezes" w:date="2020-03-08T18:56:00Z"/>
          <w:sz w:val="22"/>
          <w:szCs w:val="22"/>
          <w:rPrChange w:id="1144" w:author="Lucas Abdalla Menezes" w:date="2020-03-08T19:07:00Z">
            <w:rPr>
              <w:ins w:id="1145" w:author="Lucas Abdalla Menezes" w:date="2020-03-08T18:56:00Z"/>
              <w:b/>
              <w:sz w:val="22"/>
              <w:szCs w:val="22"/>
            </w:rPr>
          </w:rPrChange>
        </w:rPr>
      </w:pPr>
      <w:ins w:id="1146" w:author="Lucas Abdalla Menezes" w:date="2020-03-08T18:57:00Z">
        <w:r w:rsidRPr="00343C28">
          <w:rPr>
            <w:sz w:val="22"/>
            <w:szCs w:val="22"/>
            <w:rPrChange w:id="1147" w:author="Lucas Abdalla Menezes" w:date="2020-03-08T19:07:00Z">
              <w:rPr>
                <w:b/>
                <w:sz w:val="22"/>
                <w:szCs w:val="22"/>
              </w:rPr>
            </w:rPrChange>
          </w:rPr>
          <w:t xml:space="preserve">    </w:t>
        </w:r>
      </w:ins>
      <w:proofErr w:type="spellStart"/>
      <w:ins w:id="1148" w:author="Lucas Abdalla Menezes" w:date="2020-03-08T18:56:00Z">
        <w:r w:rsidRPr="00343C28">
          <w:rPr>
            <w:sz w:val="22"/>
            <w:szCs w:val="22"/>
            <w:rPrChange w:id="1149" w:author="Lucas Abdalla Menezes" w:date="2020-03-08T19:07:00Z">
              <w:rPr>
                <w:b/>
                <w:sz w:val="22"/>
                <w:szCs w:val="22"/>
              </w:rPr>
            </w:rPrChange>
          </w:rPr>
          <w:t>Iniciar.servidor</w:t>
        </w:r>
        <w:proofErr w:type="spellEnd"/>
        <w:r w:rsidRPr="00343C28">
          <w:rPr>
            <w:sz w:val="22"/>
            <w:szCs w:val="22"/>
            <w:rPrChange w:id="1150" w:author="Lucas Abdalla Menezes" w:date="2020-03-08T19:07:00Z">
              <w:rPr>
                <w:b/>
                <w:sz w:val="22"/>
                <w:szCs w:val="22"/>
              </w:rPr>
            </w:rPrChange>
          </w:rPr>
          <w:t>();</w:t>
        </w:r>
      </w:ins>
    </w:p>
    <w:p w:rsidR="00B72744" w:rsidRPr="00343C28" w:rsidRDefault="00B72744">
      <w:pPr>
        <w:spacing w:line="360" w:lineRule="auto"/>
        <w:rPr>
          <w:ins w:id="1151" w:author="Lucas Abdalla Menezes" w:date="2020-03-08T18:57:00Z"/>
          <w:sz w:val="22"/>
          <w:szCs w:val="22"/>
          <w:rPrChange w:id="1152" w:author="Lucas Abdalla Menezes" w:date="2020-03-08T19:07:00Z">
            <w:rPr>
              <w:ins w:id="1153" w:author="Lucas Abdalla Menezes" w:date="2020-03-08T18:57:00Z"/>
              <w:b/>
              <w:sz w:val="22"/>
              <w:szCs w:val="22"/>
            </w:rPr>
          </w:rPrChange>
        </w:rPr>
      </w:pPr>
      <w:ins w:id="1154" w:author="Lucas Abdalla Menezes" w:date="2020-03-08T18:57:00Z">
        <w:r w:rsidRPr="00343C28">
          <w:rPr>
            <w:sz w:val="22"/>
            <w:szCs w:val="22"/>
            <w:rPrChange w:id="1155" w:author="Lucas Abdalla Menezes" w:date="2020-03-08T19:07:00Z">
              <w:rPr>
                <w:b/>
                <w:sz w:val="22"/>
                <w:szCs w:val="22"/>
              </w:rPr>
            </w:rPrChange>
          </w:rPr>
          <w:t xml:space="preserve">    </w:t>
        </w:r>
      </w:ins>
      <w:ins w:id="1156" w:author="Lucas Abdalla Menezes" w:date="2020-03-08T18:56:00Z">
        <w:r w:rsidRPr="00343C28">
          <w:rPr>
            <w:sz w:val="22"/>
            <w:szCs w:val="22"/>
            <w:rPrChange w:id="1157" w:author="Lucas Abdalla Menezes" w:date="2020-03-08T19:07:00Z">
              <w:rPr>
                <w:b/>
                <w:sz w:val="22"/>
                <w:szCs w:val="22"/>
              </w:rPr>
            </w:rPrChange>
          </w:rPr>
          <w:t>Ini</w:t>
        </w:r>
      </w:ins>
      <w:ins w:id="1158" w:author="Lucas Abdalla Menezes" w:date="2020-03-08T18:57:00Z">
        <w:r w:rsidRPr="00343C28">
          <w:rPr>
            <w:sz w:val="22"/>
            <w:szCs w:val="22"/>
            <w:rPrChange w:id="1159" w:author="Lucas Abdalla Menezes" w:date="2020-03-08T19:07:00Z">
              <w:rPr>
                <w:b/>
                <w:sz w:val="22"/>
                <w:szCs w:val="22"/>
              </w:rPr>
            </w:rPrChange>
          </w:rPr>
          <w:t>ciar_timer0();</w:t>
        </w:r>
      </w:ins>
    </w:p>
    <w:p w:rsidR="00B72744" w:rsidRPr="00343C28" w:rsidRDefault="00B72744">
      <w:pPr>
        <w:spacing w:line="360" w:lineRule="auto"/>
        <w:rPr>
          <w:ins w:id="1160" w:author="Lucas Abdalla Menezes" w:date="2020-03-08T18:57:00Z"/>
          <w:sz w:val="22"/>
          <w:szCs w:val="22"/>
          <w:rPrChange w:id="1161" w:author="Lucas Abdalla Menezes" w:date="2020-03-08T19:07:00Z">
            <w:rPr>
              <w:ins w:id="1162" w:author="Lucas Abdalla Menezes" w:date="2020-03-08T18:57:00Z"/>
              <w:b/>
              <w:sz w:val="22"/>
              <w:szCs w:val="22"/>
            </w:rPr>
          </w:rPrChange>
        </w:rPr>
      </w:pPr>
      <w:ins w:id="1163" w:author="Lucas Abdalla Menezes" w:date="2020-03-08T18:57:00Z">
        <w:r w:rsidRPr="00343C28">
          <w:rPr>
            <w:sz w:val="22"/>
            <w:szCs w:val="22"/>
            <w:rPrChange w:id="1164" w:author="Lucas Abdalla Menezes" w:date="2020-03-08T19:07:00Z">
              <w:rPr>
                <w:b/>
                <w:sz w:val="22"/>
                <w:szCs w:val="22"/>
              </w:rPr>
            </w:rPrChange>
          </w:rPr>
          <w:t xml:space="preserve">    Associar_leitura_a_interrupcao_do_timer0();</w:t>
        </w:r>
      </w:ins>
    </w:p>
    <w:p w:rsidR="00B72744" w:rsidRPr="00343C28" w:rsidRDefault="00B72744">
      <w:pPr>
        <w:spacing w:line="360" w:lineRule="auto"/>
        <w:rPr>
          <w:ins w:id="1165" w:author="Lucas Abdalla Menezes" w:date="2020-03-08T18:57:00Z"/>
          <w:sz w:val="22"/>
          <w:szCs w:val="22"/>
          <w:rPrChange w:id="1166" w:author="Lucas Abdalla Menezes" w:date="2020-03-08T19:07:00Z">
            <w:rPr>
              <w:ins w:id="1167" w:author="Lucas Abdalla Menezes" w:date="2020-03-08T18:57:00Z"/>
              <w:b/>
              <w:sz w:val="22"/>
              <w:szCs w:val="22"/>
            </w:rPr>
          </w:rPrChange>
        </w:rPr>
      </w:pPr>
      <w:ins w:id="1168" w:author="Lucas Abdalla Menezes" w:date="2020-03-08T18:57:00Z">
        <w:r w:rsidRPr="00343C28">
          <w:rPr>
            <w:sz w:val="22"/>
            <w:szCs w:val="22"/>
            <w:rPrChange w:id="1169" w:author="Lucas Abdalla Menezes" w:date="2020-03-08T19:07:00Z">
              <w:rPr>
                <w:b/>
                <w:sz w:val="22"/>
                <w:szCs w:val="22"/>
              </w:rPr>
            </w:rPrChange>
          </w:rPr>
          <w:t xml:space="preserve">    Associar_chamada_do_timer0_ao_timer1();</w:t>
        </w:r>
      </w:ins>
    </w:p>
    <w:p w:rsidR="00B72744" w:rsidRDefault="00B72744">
      <w:pPr>
        <w:spacing w:line="360" w:lineRule="auto"/>
        <w:rPr>
          <w:ins w:id="1170" w:author="Lucas Abdalla Menezes" w:date="2020-03-08T18:59:00Z"/>
          <w:b/>
          <w:sz w:val="22"/>
          <w:szCs w:val="22"/>
        </w:rPr>
      </w:pPr>
      <w:proofErr w:type="gramStart"/>
      <w:ins w:id="1171" w:author="Lucas Abdalla Menezes" w:date="2020-03-08T18:59:00Z">
        <w:r>
          <w:rPr>
            <w:b/>
            <w:sz w:val="22"/>
            <w:szCs w:val="22"/>
          </w:rPr>
          <w:t>fim</w:t>
        </w:r>
        <w:proofErr w:type="gramEnd"/>
        <w:r>
          <w:rPr>
            <w:b/>
            <w:sz w:val="22"/>
            <w:szCs w:val="22"/>
          </w:rPr>
          <w:t xml:space="preserve"> Setup</w:t>
        </w:r>
      </w:ins>
    </w:p>
    <w:p w:rsidR="00B72744" w:rsidRDefault="00B72744">
      <w:pPr>
        <w:spacing w:line="360" w:lineRule="auto"/>
        <w:rPr>
          <w:ins w:id="1172" w:author="Lucas Abdalla Menezes" w:date="2020-03-08T19:00:00Z"/>
          <w:b/>
          <w:sz w:val="22"/>
          <w:szCs w:val="22"/>
        </w:rPr>
      </w:pPr>
    </w:p>
    <w:p w:rsidR="00B72744" w:rsidRPr="00B72744" w:rsidRDefault="00B72744">
      <w:pPr>
        <w:spacing w:line="360" w:lineRule="auto"/>
        <w:rPr>
          <w:ins w:id="1173" w:author="Lucas Abdalla Menezes" w:date="2020-03-08T19:00:00Z"/>
          <w:b/>
          <w:sz w:val="22"/>
          <w:szCs w:val="22"/>
          <w:lang w:val="en-US"/>
          <w:rPrChange w:id="1174" w:author="Lucas Abdalla Menezes" w:date="2020-03-08T19:01:00Z">
            <w:rPr>
              <w:ins w:id="1175" w:author="Lucas Abdalla Menezes" w:date="2020-03-08T19:00:00Z"/>
              <w:b/>
              <w:sz w:val="22"/>
              <w:szCs w:val="22"/>
            </w:rPr>
          </w:rPrChange>
        </w:rPr>
      </w:pPr>
      <w:proofErr w:type="spellStart"/>
      <w:proofErr w:type="gramStart"/>
      <w:ins w:id="1176" w:author="Lucas Abdalla Menezes" w:date="2020-03-08T19:00:00Z">
        <w:r w:rsidRPr="00B72744">
          <w:rPr>
            <w:b/>
            <w:sz w:val="22"/>
            <w:szCs w:val="22"/>
            <w:lang w:val="en-US"/>
            <w:rPrChange w:id="1177" w:author="Lucas Abdalla Menezes" w:date="2020-03-08T19:01:00Z">
              <w:rPr>
                <w:b/>
                <w:sz w:val="22"/>
                <w:szCs w:val="22"/>
              </w:rPr>
            </w:rPrChange>
          </w:rPr>
          <w:lastRenderedPageBreak/>
          <w:t>funcao</w:t>
        </w:r>
        <w:proofErr w:type="spellEnd"/>
        <w:proofErr w:type="gramEnd"/>
        <w:r w:rsidRPr="00B72744">
          <w:rPr>
            <w:b/>
            <w:sz w:val="22"/>
            <w:szCs w:val="22"/>
            <w:lang w:val="en-US"/>
            <w:rPrChange w:id="1178" w:author="Lucas Abdalla Menezes" w:date="2020-03-08T19:01:00Z">
              <w:rPr>
                <w:b/>
                <w:sz w:val="22"/>
                <w:szCs w:val="22"/>
              </w:rPr>
            </w:rPrChange>
          </w:rPr>
          <w:t xml:space="preserve"> </w:t>
        </w:r>
        <w:proofErr w:type="spellStart"/>
        <w:r w:rsidRPr="00B72744">
          <w:rPr>
            <w:b/>
            <w:sz w:val="22"/>
            <w:szCs w:val="22"/>
            <w:lang w:val="en-US"/>
            <w:rPrChange w:id="1179" w:author="Lucas Abdalla Menezes" w:date="2020-03-08T19:01:00Z">
              <w:rPr>
                <w:b/>
                <w:sz w:val="22"/>
                <w:szCs w:val="22"/>
              </w:rPr>
            </w:rPrChange>
          </w:rPr>
          <w:t>handleAcessoI_rms</w:t>
        </w:r>
        <w:proofErr w:type="spellEnd"/>
      </w:ins>
    </w:p>
    <w:p w:rsidR="00B72744" w:rsidRPr="00343C28" w:rsidRDefault="00B72744">
      <w:pPr>
        <w:spacing w:line="360" w:lineRule="auto"/>
        <w:rPr>
          <w:ins w:id="1180" w:author="Lucas Abdalla Menezes" w:date="2020-03-08T19:02:00Z"/>
          <w:sz w:val="22"/>
          <w:szCs w:val="22"/>
          <w:rPrChange w:id="1181" w:author="Lucas Abdalla Menezes" w:date="2020-03-08T19:06:00Z">
            <w:rPr>
              <w:ins w:id="1182" w:author="Lucas Abdalla Menezes" w:date="2020-03-08T19:02:00Z"/>
              <w:b/>
              <w:sz w:val="22"/>
              <w:szCs w:val="22"/>
              <w:lang w:val="en-US"/>
            </w:rPr>
          </w:rPrChange>
        </w:rPr>
      </w:pPr>
      <w:ins w:id="1183" w:author="Lucas Abdalla Menezes" w:date="2020-03-08T19:02:00Z">
        <w:r w:rsidRPr="00B72744">
          <w:rPr>
            <w:b/>
            <w:sz w:val="22"/>
            <w:szCs w:val="22"/>
            <w:rPrChange w:id="1184" w:author="Lucas Abdalla Menezes" w:date="2020-03-08T19:03:00Z">
              <w:rPr>
                <w:b/>
                <w:sz w:val="22"/>
                <w:szCs w:val="22"/>
                <w:lang w:val="en-US"/>
              </w:rPr>
            </w:rPrChange>
          </w:rPr>
          <w:t xml:space="preserve">    </w:t>
        </w:r>
      </w:ins>
      <w:proofErr w:type="spellStart"/>
      <w:proofErr w:type="gramStart"/>
      <w:ins w:id="1185" w:author="Lucas Abdalla Menezes" w:date="2020-03-08T19:01:00Z">
        <w:r w:rsidRPr="00343C28">
          <w:rPr>
            <w:sz w:val="22"/>
            <w:szCs w:val="22"/>
            <w:rPrChange w:id="1186" w:author="Lucas Abdalla Menezes" w:date="2020-03-08T19:06:00Z">
              <w:rPr>
                <w:b/>
                <w:sz w:val="22"/>
                <w:szCs w:val="22"/>
              </w:rPr>
            </w:rPrChange>
          </w:rPr>
          <w:t>i</w:t>
        </w:r>
        <w:proofErr w:type="gramEnd"/>
        <w:r w:rsidRPr="00343C28">
          <w:rPr>
            <w:sz w:val="22"/>
            <w:szCs w:val="22"/>
            <w:rPrChange w:id="1187" w:author="Lucas Abdalla Menezes" w:date="2020-03-08T19:06:00Z">
              <w:rPr>
                <w:b/>
                <w:sz w:val="22"/>
                <w:szCs w:val="22"/>
              </w:rPr>
            </w:rPrChange>
          </w:rPr>
          <w:t>_rms</w:t>
        </w:r>
        <w:proofErr w:type="spellEnd"/>
        <w:r w:rsidRPr="00343C28">
          <w:rPr>
            <w:sz w:val="22"/>
            <w:szCs w:val="22"/>
            <w:rPrChange w:id="1188" w:author="Lucas Abdalla Menezes" w:date="2020-03-08T19:06:00Z">
              <w:rPr>
                <w:b/>
                <w:sz w:val="22"/>
                <w:szCs w:val="22"/>
              </w:rPr>
            </w:rPrChange>
          </w:rPr>
          <w:t xml:space="preserve"> = </w:t>
        </w:r>
        <w:proofErr w:type="spellStart"/>
        <w:r w:rsidRPr="00343C28">
          <w:rPr>
            <w:sz w:val="22"/>
            <w:szCs w:val="22"/>
            <w:rPrChange w:id="1189" w:author="Lucas Abdalla Menezes" w:date="2020-03-08T19:06:00Z">
              <w:rPr>
                <w:b/>
                <w:sz w:val="22"/>
                <w:szCs w:val="22"/>
                <w:lang w:val="en-US"/>
              </w:rPr>
            </w:rPrChange>
          </w:rPr>
          <w:t>calcularRms</w:t>
        </w:r>
        <w:proofErr w:type="spellEnd"/>
        <w:r w:rsidRPr="00343C28">
          <w:rPr>
            <w:sz w:val="22"/>
            <w:szCs w:val="22"/>
            <w:rPrChange w:id="1190" w:author="Lucas Abdalla Menezes" w:date="2020-03-08T19:06:00Z">
              <w:rPr>
                <w:b/>
                <w:sz w:val="22"/>
                <w:szCs w:val="22"/>
                <w:lang w:val="en-US"/>
              </w:rPr>
            </w:rPrChange>
          </w:rPr>
          <w:t>(</w:t>
        </w:r>
      </w:ins>
      <w:proofErr w:type="spellStart"/>
      <w:ins w:id="1191" w:author="Lucas Abdalla Menezes" w:date="2020-03-08T19:02:00Z">
        <w:r w:rsidRPr="00343C28">
          <w:rPr>
            <w:sz w:val="22"/>
            <w:szCs w:val="22"/>
            <w:rPrChange w:id="1192" w:author="Lucas Abdalla Menezes" w:date="2020-03-08T19:06:00Z">
              <w:rPr>
                <w:b/>
                <w:sz w:val="22"/>
                <w:szCs w:val="22"/>
                <w:lang w:val="en-US"/>
              </w:rPr>
            </w:rPrChange>
          </w:rPr>
          <w:t>adc_data</w:t>
        </w:r>
        <w:proofErr w:type="spellEnd"/>
        <w:r w:rsidRPr="00343C28">
          <w:rPr>
            <w:sz w:val="22"/>
            <w:szCs w:val="22"/>
            <w:rPrChange w:id="1193" w:author="Lucas Abdalla Menezes" w:date="2020-03-08T19:06:00Z">
              <w:rPr>
                <w:b/>
                <w:sz w:val="22"/>
                <w:szCs w:val="22"/>
                <w:lang w:val="en-US"/>
              </w:rPr>
            </w:rPrChange>
          </w:rPr>
          <w:t>[]);</w:t>
        </w:r>
      </w:ins>
    </w:p>
    <w:p w:rsidR="00B72744" w:rsidRPr="00343C28" w:rsidRDefault="00B72744">
      <w:pPr>
        <w:spacing w:line="360" w:lineRule="auto"/>
        <w:rPr>
          <w:ins w:id="1194" w:author="Lucas Abdalla Menezes" w:date="2020-03-08T19:02:00Z"/>
          <w:sz w:val="22"/>
          <w:szCs w:val="22"/>
          <w:rPrChange w:id="1195" w:author="Lucas Abdalla Menezes" w:date="2020-03-08T19:06:00Z">
            <w:rPr>
              <w:ins w:id="1196" w:author="Lucas Abdalla Menezes" w:date="2020-03-08T19:02:00Z"/>
              <w:b/>
              <w:sz w:val="22"/>
              <w:szCs w:val="22"/>
              <w:lang w:val="en-US"/>
            </w:rPr>
          </w:rPrChange>
        </w:rPr>
      </w:pPr>
      <w:ins w:id="1197" w:author="Lucas Abdalla Menezes" w:date="2020-03-08T19:02:00Z">
        <w:r w:rsidRPr="00343C28">
          <w:rPr>
            <w:sz w:val="22"/>
            <w:szCs w:val="22"/>
            <w:rPrChange w:id="1198" w:author="Lucas Abdalla Menezes" w:date="2020-03-08T19:06:00Z">
              <w:rPr>
                <w:b/>
                <w:sz w:val="22"/>
                <w:szCs w:val="22"/>
              </w:rPr>
            </w:rPrChange>
          </w:rPr>
          <w:t xml:space="preserve">    </w:t>
        </w:r>
        <w:proofErr w:type="spellStart"/>
        <w:r w:rsidRPr="00343C28">
          <w:rPr>
            <w:sz w:val="22"/>
            <w:szCs w:val="22"/>
            <w:rPrChange w:id="1199" w:author="Lucas Abdalla Menezes" w:date="2020-03-08T19:06:00Z">
              <w:rPr>
                <w:b/>
                <w:sz w:val="22"/>
                <w:szCs w:val="22"/>
                <w:lang w:val="en-US"/>
              </w:rPr>
            </w:rPrChange>
          </w:rPr>
          <w:t>Servidor.enviar</w:t>
        </w:r>
        <w:proofErr w:type="spellEnd"/>
        <w:r w:rsidRPr="00343C28">
          <w:rPr>
            <w:sz w:val="22"/>
            <w:szCs w:val="22"/>
            <w:rPrChange w:id="1200" w:author="Lucas Abdalla Menezes" w:date="2020-03-08T19:06:00Z">
              <w:rPr>
                <w:b/>
                <w:sz w:val="22"/>
                <w:szCs w:val="22"/>
                <w:lang w:val="en-US"/>
              </w:rPr>
            </w:rPrChange>
          </w:rPr>
          <w:t>(</w:t>
        </w:r>
        <w:proofErr w:type="spellStart"/>
        <w:r w:rsidRPr="00343C28">
          <w:rPr>
            <w:sz w:val="22"/>
            <w:szCs w:val="22"/>
            <w:rPrChange w:id="1201" w:author="Lucas Abdalla Menezes" w:date="2020-03-08T19:06:00Z">
              <w:rPr>
                <w:b/>
                <w:sz w:val="22"/>
                <w:szCs w:val="22"/>
                <w:lang w:val="en-US"/>
              </w:rPr>
            </w:rPrChange>
          </w:rPr>
          <w:t>i_rms</w:t>
        </w:r>
        <w:proofErr w:type="spellEnd"/>
        <w:r w:rsidRPr="00343C28">
          <w:rPr>
            <w:sz w:val="22"/>
            <w:szCs w:val="22"/>
            <w:rPrChange w:id="1202" w:author="Lucas Abdalla Menezes" w:date="2020-03-08T19:06:00Z">
              <w:rPr>
                <w:b/>
                <w:sz w:val="22"/>
                <w:szCs w:val="22"/>
                <w:lang w:val="en-US"/>
              </w:rPr>
            </w:rPrChange>
          </w:rPr>
          <w:t>);</w:t>
        </w:r>
      </w:ins>
    </w:p>
    <w:p w:rsidR="00B72744" w:rsidRDefault="00B72744">
      <w:pPr>
        <w:spacing w:line="360" w:lineRule="auto"/>
        <w:rPr>
          <w:ins w:id="1203" w:author="Lucas Abdalla Menezes" w:date="2020-03-08T19:03:00Z"/>
          <w:b/>
          <w:sz w:val="22"/>
          <w:szCs w:val="22"/>
        </w:rPr>
      </w:pPr>
      <w:proofErr w:type="gramStart"/>
      <w:ins w:id="1204" w:author="Lucas Abdalla Menezes" w:date="2020-03-08T19:02:00Z">
        <w:r>
          <w:rPr>
            <w:b/>
            <w:sz w:val="22"/>
            <w:szCs w:val="22"/>
          </w:rPr>
          <w:t>f</w:t>
        </w:r>
        <w:r w:rsidRPr="00B72744">
          <w:rPr>
            <w:b/>
            <w:sz w:val="22"/>
            <w:szCs w:val="22"/>
            <w:rPrChange w:id="1205" w:author="Lucas Abdalla Menezes" w:date="2020-03-08T19:02:00Z">
              <w:rPr>
                <w:b/>
                <w:sz w:val="22"/>
                <w:szCs w:val="22"/>
                <w:lang w:val="en-US"/>
              </w:rPr>
            </w:rPrChange>
          </w:rPr>
          <w:t>im</w:t>
        </w:r>
        <w:proofErr w:type="gramEnd"/>
        <w:r w:rsidRPr="00B72744">
          <w:rPr>
            <w:b/>
            <w:sz w:val="22"/>
            <w:szCs w:val="22"/>
            <w:rPrChange w:id="1206" w:author="Lucas Abdalla Menezes" w:date="2020-03-08T19:02:00Z">
              <w:rPr>
                <w:b/>
                <w:sz w:val="22"/>
                <w:szCs w:val="22"/>
                <w:lang w:val="en-US"/>
              </w:rPr>
            </w:rPrChange>
          </w:rPr>
          <w:t xml:space="preserve"> </w:t>
        </w:r>
        <w:proofErr w:type="spellStart"/>
        <w:r w:rsidRPr="00B72744">
          <w:rPr>
            <w:b/>
            <w:sz w:val="22"/>
            <w:szCs w:val="22"/>
            <w:rPrChange w:id="1207" w:author="Lucas Abdalla Menezes" w:date="2020-03-08T19:02:00Z">
              <w:rPr>
                <w:b/>
                <w:sz w:val="22"/>
                <w:szCs w:val="22"/>
                <w:lang w:val="en-US"/>
              </w:rPr>
            </w:rPrChange>
          </w:rPr>
          <w:t>funcao</w:t>
        </w:r>
      </w:ins>
      <w:proofErr w:type="spellEnd"/>
    </w:p>
    <w:p w:rsidR="00B72744" w:rsidRDefault="00B72744">
      <w:pPr>
        <w:spacing w:line="360" w:lineRule="auto"/>
        <w:rPr>
          <w:ins w:id="1208" w:author="Lucas Abdalla Menezes" w:date="2020-03-08T19:03:00Z"/>
          <w:b/>
          <w:sz w:val="22"/>
          <w:szCs w:val="22"/>
        </w:rPr>
      </w:pPr>
    </w:p>
    <w:p w:rsidR="00B72744" w:rsidRPr="00343C28" w:rsidRDefault="00B72744">
      <w:pPr>
        <w:spacing w:line="360" w:lineRule="auto"/>
        <w:rPr>
          <w:ins w:id="1209" w:author="Lucas Abdalla Menezes" w:date="2020-03-08T19:03:00Z"/>
          <w:sz w:val="22"/>
          <w:szCs w:val="22"/>
          <w:rPrChange w:id="1210" w:author="Lucas Abdalla Menezes" w:date="2020-03-08T19:07:00Z">
            <w:rPr>
              <w:ins w:id="1211" w:author="Lucas Abdalla Menezes" w:date="2020-03-08T19:03:00Z"/>
              <w:b/>
              <w:sz w:val="22"/>
              <w:szCs w:val="22"/>
            </w:rPr>
          </w:rPrChange>
        </w:rPr>
      </w:pPr>
      <w:ins w:id="1212" w:author="Lucas Abdalla Menezes" w:date="2020-03-08T19:03:00Z">
        <w:r w:rsidRPr="00343C28">
          <w:rPr>
            <w:sz w:val="22"/>
            <w:szCs w:val="22"/>
            <w:rPrChange w:id="1213" w:author="Lucas Abdalla Menezes" w:date="2020-03-08T19:07:00Z">
              <w:rPr>
                <w:b/>
                <w:sz w:val="22"/>
                <w:szCs w:val="22"/>
              </w:rPr>
            </w:rPrChange>
          </w:rPr>
          <w:t xml:space="preserve">//chamada </w:t>
        </w:r>
      </w:ins>
      <w:ins w:id="1214" w:author="Lucas Abdalla Menezes" w:date="2020-03-08T19:04:00Z">
        <w:r w:rsidRPr="00343C28">
          <w:rPr>
            <w:sz w:val="22"/>
            <w:szCs w:val="22"/>
            <w:rPrChange w:id="1215" w:author="Lucas Abdalla Menezes" w:date="2020-03-08T19:07:00Z">
              <w:rPr>
                <w:b/>
                <w:sz w:val="22"/>
                <w:szCs w:val="22"/>
              </w:rPr>
            </w:rPrChange>
          </w:rPr>
          <w:t xml:space="preserve">após o Setup </w:t>
        </w:r>
      </w:ins>
      <w:ins w:id="1216" w:author="Lucas Abdalla Menezes" w:date="2020-03-08T19:03:00Z">
        <w:r w:rsidRPr="00343C28">
          <w:rPr>
            <w:sz w:val="22"/>
            <w:szCs w:val="22"/>
            <w:rPrChange w:id="1217" w:author="Lucas Abdalla Menezes" w:date="2020-03-08T19:07:00Z">
              <w:rPr>
                <w:b/>
                <w:sz w:val="22"/>
                <w:szCs w:val="22"/>
              </w:rPr>
            </w:rPrChange>
          </w:rPr>
          <w:t xml:space="preserve">até o desligamento do </w:t>
        </w:r>
        <w:proofErr w:type="spellStart"/>
        <w:r w:rsidRPr="00343C28">
          <w:rPr>
            <w:sz w:val="22"/>
            <w:szCs w:val="22"/>
            <w:rPrChange w:id="1218" w:author="Lucas Abdalla Menezes" w:date="2020-03-08T19:07:00Z">
              <w:rPr>
                <w:b/>
                <w:sz w:val="22"/>
                <w:szCs w:val="22"/>
              </w:rPr>
            </w:rPrChange>
          </w:rPr>
          <w:t>despositivo</w:t>
        </w:r>
        <w:proofErr w:type="spellEnd"/>
      </w:ins>
    </w:p>
    <w:p w:rsidR="00B72744" w:rsidRDefault="00B72744">
      <w:pPr>
        <w:spacing w:line="360" w:lineRule="auto"/>
        <w:rPr>
          <w:ins w:id="1219" w:author="Lucas Abdalla Menezes" w:date="2020-03-08T19:04:00Z"/>
          <w:b/>
          <w:sz w:val="22"/>
          <w:szCs w:val="22"/>
        </w:rPr>
      </w:pPr>
      <w:proofErr w:type="spellStart"/>
      <w:proofErr w:type="gramStart"/>
      <w:ins w:id="1220" w:author="Lucas Abdalla Menezes" w:date="2020-03-08T19:03:00Z">
        <w:r>
          <w:rPr>
            <w:b/>
            <w:sz w:val="22"/>
            <w:szCs w:val="22"/>
          </w:rPr>
          <w:t>funcao</w:t>
        </w:r>
        <w:proofErr w:type="spellEnd"/>
        <w:proofErr w:type="gramEnd"/>
        <w:r>
          <w:rPr>
            <w:b/>
            <w:sz w:val="22"/>
            <w:szCs w:val="22"/>
          </w:rPr>
          <w:t xml:space="preserve"> </w:t>
        </w:r>
      </w:ins>
      <w:ins w:id="1221" w:author="Lucas Abdalla Menezes" w:date="2020-03-08T19:04:00Z">
        <w:r>
          <w:rPr>
            <w:b/>
            <w:sz w:val="22"/>
            <w:szCs w:val="22"/>
          </w:rPr>
          <w:t>L</w:t>
        </w:r>
      </w:ins>
      <w:ins w:id="1222" w:author="Lucas Abdalla Menezes" w:date="2020-03-08T19:03:00Z">
        <w:r>
          <w:rPr>
            <w:b/>
            <w:sz w:val="22"/>
            <w:szCs w:val="22"/>
          </w:rPr>
          <w:t>oop</w:t>
        </w:r>
      </w:ins>
    </w:p>
    <w:p w:rsidR="00B72744" w:rsidRDefault="00B72744">
      <w:pPr>
        <w:spacing w:line="360" w:lineRule="auto"/>
        <w:rPr>
          <w:ins w:id="1223" w:author="Lucas Abdalla Menezes" w:date="2020-03-08T19:05:00Z"/>
          <w:b/>
          <w:sz w:val="22"/>
          <w:szCs w:val="22"/>
        </w:rPr>
      </w:pPr>
      <w:ins w:id="1224" w:author="Lucas Abdalla Menezes" w:date="2020-03-08T19:04:00Z">
        <w:r>
          <w:rPr>
            <w:b/>
            <w:sz w:val="22"/>
            <w:szCs w:val="22"/>
          </w:rPr>
          <w:t xml:space="preserve">    </w:t>
        </w:r>
        <w:proofErr w:type="gramStart"/>
        <w:r>
          <w:rPr>
            <w:b/>
            <w:sz w:val="22"/>
            <w:szCs w:val="22"/>
          </w:rPr>
          <w:t>verifica</w:t>
        </w:r>
        <w:r w:rsidR="00343C28">
          <w:rPr>
            <w:b/>
            <w:sz w:val="22"/>
            <w:szCs w:val="22"/>
          </w:rPr>
          <w:t>r</w:t>
        </w:r>
        <w:proofErr w:type="gramEnd"/>
        <w:r w:rsidR="00343C28">
          <w:rPr>
            <w:b/>
            <w:sz w:val="22"/>
            <w:szCs w:val="22"/>
          </w:rPr>
          <w:t xml:space="preserve"> (</w:t>
        </w:r>
        <w:proofErr w:type="spellStart"/>
        <w:r w:rsidR="00343C28">
          <w:rPr>
            <w:b/>
            <w:sz w:val="22"/>
            <w:szCs w:val="22"/>
          </w:rPr>
          <w:t>timer_ja_</w:t>
        </w:r>
      </w:ins>
      <w:ins w:id="1225" w:author="Lucas Abdalla Menezes" w:date="2020-03-08T19:05:00Z">
        <w:r w:rsidR="00343C28">
          <w:rPr>
            <w:b/>
            <w:sz w:val="22"/>
            <w:szCs w:val="22"/>
          </w:rPr>
          <w:t>disparado</w:t>
        </w:r>
        <w:proofErr w:type="spellEnd"/>
        <w:r w:rsidR="00343C28">
          <w:rPr>
            <w:b/>
            <w:sz w:val="22"/>
            <w:szCs w:val="22"/>
          </w:rPr>
          <w:t>())</w:t>
        </w:r>
      </w:ins>
    </w:p>
    <w:p w:rsidR="00343C28" w:rsidRDefault="00343C28">
      <w:pPr>
        <w:spacing w:line="360" w:lineRule="auto"/>
        <w:rPr>
          <w:ins w:id="1226" w:author="Lucas Abdalla Menezes" w:date="2020-03-08T19:06:00Z"/>
          <w:b/>
          <w:sz w:val="22"/>
          <w:szCs w:val="22"/>
        </w:rPr>
      </w:pPr>
      <w:ins w:id="1227" w:author="Lucas Abdalla Menezes" w:date="2020-03-08T19:05:00Z">
        <w:r>
          <w:rPr>
            <w:b/>
            <w:sz w:val="22"/>
            <w:szCs w:val="22"/>
          </w:rPr>
          <w:t xml:space="preserve">        </w:t>
        </w:r>
      </w:ins>
      <w:proofErr w:type="gramStart"/>
      <w:ins w:id="1228" w:author="Lucas Abdalla Menezes" w:date="2020-03-08T19:06:00Z">
        <w:r>
          <w:rPr>
            <w:b/>
            <w:sz w:val="22"/>
            <w:szCs w:val="22"/>
          </w:rPr>
          <w:t>se</w:t>
        </w:r>
      </w:ins>
      <w:proofErr w:type="gramEnd"/>
      <w:ins w:id="1229" w:author="Lucas Abdalla Menezes" w:date="2020-03-08T19:05:00Z">
        <w:r>
          <w:rPr>
            <w:b/>
            <w:sz w:val="22"/>
            <w:szCs w:val="22"/>
          </w:rPr>
          <w:t xml:space="preserve"> </w:t>
        </w:r>
        <w:proofErr w:type="spellStart"/>
        <w:r w:rsidRPr="00343C28">
          <w:rPr>
            <w:sz w:val="22"/>
            <w:szCs w:val="22"/>
            <w:rPrChange w:id="1230" w:author="Lucas Abdalla Menezes" w:date="2020-03-08T19:06:00Z">
              <w:rPr>
                <w:b/>
                <w:sz w:val="22"/>
                <w:szCs w:val="22"/>
              </w:rPr>
            </w:rPrChange>
          </w:rPr>
          <w:t>is</w:t>
        </w:r>
      </w:ins>
      <w:ins w:id="1231" w:author="Lucas Abdalla Menezes" w:date="2020-03-08T19:06:00Z">
        <w:r w:rsidRPr="00343C28">
          <w:rPr>
            <w:sz w:val="22"/>
            <w:szCs w:val="22"/>
            <w:rPrChange w:id="1232" w:author="Lucas Abdalla Menezes" w:date="2020-03-08T19:06:00Z">
              <w:rPr>
                <w:b/>
                <w:sz w:val="22"/>
                <w:szCs w:val="22"/>
              </w:rPr>
            </w:rPrChange>
          </w:rPr>
          <w:t>rCounter</w:t>
        </w:r>
        <w:proofErr w:type="spellEnd"/>
        <w:r w:rsidRPr="00343C28">
          <w:rPr>
            <w:sz w:val="22"/>
            <w:szCs w:val="22"/>
            <w:rPrChange w:id="1233" w:author="Lucas Abdalla Menezes" w:date="2020-03-08T19:06:00Z">
              <w:rPr>
                <w:b/>
                <w:sz w:val="22"/>
                <w:szCs w:val="22"/>
              </w:rPr>
            </w:rPrChange>
          </w:rPr>
          <w:t>++;</w:t>
        </w:r>
      </w:ins>
    </w:p>
    <w:p w:rsidR="00343C28" w:rsidRDefault="00343C28">
      <w:pPr>
        <w:spacing w:line="360" w:lineRule="auto"/>
        <w:rPr>
          <w:ins w:id="1234" w:author="Lucas Abdalla Menezes" w:date="2020-03-08T19:06:00Z"/>
          <w:b/>
          <w:sz w:val="22"/>
          <w:szCs w:val="22"/>
        </w:rPr>
      </w:pPr>
      <w:ins w:id="1235" w:author="Lucas Abdalla Menezes" w:date="2020-03-08T19:06:00Z">
        <w:r>
          <w:rPr>
            <w:b/>
            <w:sz w:val="22"/>
            <w:szCs w:val="22"/>
          </w:rPr>
          <w:t xml:space="preserve">    </w:t>
        </w:r>
        <w:proofErr w:type="gramStart"/>
        <w:r>
          <w:rPr>
            <w:b/>
            <w:sz w:val="22"/>
            <w:szCs w:val="22"/>
          </w:rPr>
          <w:t>verificar</w:t>
        </w:r>
        <w:proofErr w:type="gramEnd"/>
        <w:r>
          <w:rPr>
            <w:b/>
            <w:sz w:val="22"/>
            <w:szCs w:val="22"/>
          </w:rPr>
          <w:t xml:space="preserve"> (timer0)</w:t>
        </w:r>
      </w:ins>
    </w:p>
    <w:p w:rsidR="00343C28" w:rsidRDefault="00343C28">
      <w:pPr>
        <w:spacing w:line="360" w:lineRule="auto"/>
        <w:rPr>
          <w:ins w:id="1236" w:author="Lucas Abdalla Menezes" w:date="2020-03-08T19:07:00Z"/>
          <w:sz w:val="22"/>
          <w:szCs w:val="22"/>
        </w:rPr>
      </w:pPr>
      <w:ins w:id="1237" w:author="Lucas Abdalla Menezes" w:date="2020-03-08T19:06:00Z">
        <w:r>
          <w:rPr>
            <w:b/>
            <w:sz w:val="22"/>
            <w:szCs w:val="22"/>
          </w:rPr>
          <w:t xml:space="preserve">        </w:t>
        </w:r>
        <w:proofErr w:type="gramStart"/>
        <w:r>
          <w:rPr>
            <w:b/>
            <w:sz w:val="22"/>
            <w:szCs w:val="22"/>
          </w:rPr>
          <w:t>se</w:t>
        </w:r>
        <w:proofErr w:type="gramEnd"/>
        <w:r>
          <w:rPr>
            <w:b/>
            <w:sz w:val="22"/>
            <w:szCs w:val="22"/>
          </w:rPr>
          <w:t xml:space="preserve"> </w:t>
        </w:r>
      </w:ins>
    </w:p>
    <w:p w:rsidR="00343C28" w:rsidRDefault="00343C28">
      <w:pPr>
        <w:spacing w:line="360" w:lineRule="auto"/>
        <w:rPr>
          <w:ins w:id="1238" w:author="Lucas Abdalla Menezes" w:date="2020-03-08T19:08:00Z"/>
          <w:sz w:val="22"/>
          <w:szCs w:val="22"/>
        </w:rPr>
      </w:pPr>
      <w:ins w:id="1239" w:author="Lucas Abdalla Menezes" w:date="2020-03-08T19:07:00Z">
        <w:r>
          <w:rPr>
            <w:sz w:val="22"/>
            <w:szCs w:val="22"/>
          </w:rPr>
          <w:tab/>
        </w:r>
      </w:ins>
      <w:proofErr w:type="gramStart"/>
      <w:ins w:id="1240" w:author="Lucas Abdalla Menezes" w:date="2020-03-08T19:08:00Z">
        <w:r>
          <w:rPr>
            <w:sz w:val="22"/>
            <w:szCs w:val="22"/>
          </w:rPr>
          <w:t>parar</w:t>
        </w:r>
        <w:proofErr w:type="gramEnd"/>
        <w:r>
          <w:rPr>
            <w:sz w:val="22"/>
            <w:szCs w:val="22"/>
          </w:rPr>
          <w:t>_timer_0();</w:t>
        </w:r>
      </w:ins>
    </w:p>
    <w:p w:rsidR="00343C28" w:rsidRDefault="00343C28">
      <w:pPr>
        <w:spacing w:line="360" w:lineRule="auto"/>
        <w:rPr>
          <w:ins w:id="1241" w:author="Lucas Abdalla Menezes" w:date="2020-03-08T19:08:00Z"/>
          <w:sz w:val="22"/>
          <w:szCs w:val="22"/>
        </w:rPr>
      </w:pPr>
      <w:ins w:id="1242" w:author="Lucas Abdalla Menezes" w:date="2020-03-08T19:08:00Z">
        <w:r>
          <w:rPr>
            <w:sz w:val="22"/>
            <w:szCs w:val="22"/>
          </w:rPr>
          <w:tab/>
        </w:r>
        <w:proofErr w:type="spellStart"/>
        <w:proofErr w:type="gramStart"/>
        <w:r>
          <w:rPr>
            <w:sz w:val="22"/>
            <w:szCs w:val="22"/>
          </w:rPr>
          <w:t>entrar</w:t>
        </w:r>
        <w:proofErr w:type="gramEnd"/>
        <w:r>
          <w:rPr>
            <w:sz w:val="22"/>
            <w:szCs w:val="22"/>
          </w:rPr>
          <w:t>_em_zona_critica</w:t>
        </w:r>
        <w:proofErr w:type="spellEnd"/>
        <w:r>
          <w:rPr>
            <w:sz w:val="22"/>
            <w:szCs w:val="22"/>
          </w:rPr>
          <w:t>();</w:t>
        </w:r>
      </w:ins>
    </w:p>
    <w:p w:rsidR="00343C28" w:rsidRDefault="00343C28">
      <w:pPr>
        <w:spacing w:line="360" w:lineRule="auto"/>
        <w:rPr>
          <w:ins w:id="1243" w:author="Lucas Abdalla Menezes" w:date="2020-03-08T19:08:00Z"/>
          <w:sz w:val="22"/>
          <w:szCs w:val="22"/>
        </w:rPr>
      </w:pPr>
      <w:ins w:id="1244" w:author="Lucas Abdalla Menezes" w:date="2020-03-08T19:08:00Z">
        <w:r>
          <w:rPr>
            <w:sz w:val="22"/>
            <w:szCs w:val="22"/>
          </w:rPr>
          <w:tab/>
        </w:r>
        <w:proofErr w:type="spellStart"/>
        <w:proofErr w:type="gramStart"/>
        <w:r>
          <w:rPr>
            <w:sz w:val="22"/>
            <w:szCs w:val="22"/>
          </w:rPr>
          <w:t>isrCounter</w:t>
        </w:r>
        <w:proofErr w:type="spellEnd"/>
        <w:proofErr w:type="gramEnd"/>
        <w:r>
          <w:rPr>
            <w:sz w:val="22"/>
            <w:szCs w:val="22"/>
          </w:rPr>
          <w:t xml:space="preserve"> = 0;</w:t>
        </w:r>
      </w:ins>
    </w:p>
    <w:p w:rsidR="00343C28" w:rsidRDefault="00343C28">
      <w:pPr>
        <w:spacing w:line="360" w:lineRule="auto"/>
        <w:rPr>
          <w:ins w:id="1245" w:author="Lucas Abdalla Menezes" w:date="2020-03-08T19:09:00Z"/>
          <w:b/>
          <w:sz w:val="22"/>
          <w:szCs w:val="22"/>
        </w:rPr>
      </w:pPr>
      <w:ins w:id="1246" w:author="Lucas Abdalla Menezes" w:date="2020-03-08T19:08:00Z">
        <w:r>
          <w:rPr>
            <w:sz w:val="22"/>
            <w:szCs w:val="22"/>
          </w:rPr>
          <w:tab/>
        </w:r>
      </w:ins>
      <w:proofErr w:type="gramStart"/>
      <w:ins w:id="1247" w:author="Lucas Abdalla Menezes" w:date="2020-03-08T19:09:00Z">
        <w:r>
          <w:rPr>
            <w:b/>
            <w:sz w:val="22"/>
            <w:szCs w:val="22"/>
          </w:rPr>
          <w:t>para</w:t>
        </w:r>
        <w:proofErr w:type="gramEnd"/>
        <w:r>
          <w:rPr>
            <w:b/>
            <w:sz w:val="22"/>
            <w:szCs w:val="22"/>
          </w:rPr>
          <w:t xml:space="preserve"> (</w:t>
        </w:r>
        <w:proofErr w:type="spellStart"/>
        <w:r>
          <w:rPr>
            <w:b/>
            <w:sz w:val="22"/>
            <w:szCs w:val="22"/>
          </w:rPr>
          <w:t>int</w:t>
        </w:r>
        <w:proofErr w:type="spellEnd"/>
        <w:r>
          <w:rPr>
            <w:b/>
            <w:sz w:val="22"/>
            <w:szCs w:val="22"/>
          </w:rPr>
          <w:t xml:space="preserve"> </w:t>
        </w:r>
        <w:r>
          <w:rPr>
            <w:sz w:val="22"/>
            <w:szCs w:val="22"/>
          </w:rPr>
          <w:t xml:space="preserve">i = 0; i &lt; </w:t>
        </w:r>
        <w:proofErr w:type="spellStart"/>
        <w:r>
          <w:rPr>
            <w:sz w:val="22"/>
            <w:szCs w:val="22"/>
          </w:rPr>
          <w:t>numero_maximo_de_amostras</w:t>
        </w:r>
        <w:proofErr w:type="spellEnd"/>
        <w:r>
          <w:rPr>
            <w:sz w:val="22"/>
            <w:szCs w:val="22"/>
          </w:rPr>
          <w:t>; i++</w:t>
        </w:r>
        <w:r>
          <w:rPr>
            <w:b/>
            <w:sz w:val="22"/>
            <w:szCs w:val="22"/>
          </w:rPr>
          <w:t>)</w:t>
        </w:r>
      </w:ins>
    </w:p>
    <w:p w:rsidR="00343C28" w:rsidRDefault="00343C28">
      <w:pPr>
        <w:spacing w:line="360" w:lineRule="auto"/>
        <w:rPr>
          <w:ins w:id="1248" w:author="Lucas Abdalla Menezes" w:date="2020-03-08T19:10:00Z"/>
          <w:sz w:val="22"/>
          <w:szCs w:val="22"/>
          <w:lang w:val="en-US"/>
        </w:rPr>
      </w:pPr>
      <w:ins w:id="1249" w:author="Lucas Abdalla Menezes" w:date="2020-03-08T19:09:00Z">
        <w:r>
          <w:rPr>
            <w:b/>
            <w:sz w:val="22"/>
            <w:szCs w:val="22"/>
          </w:rPr>
          <w:tab/>
        </w:r>
        <w:r w:rsidRPr="00343C28">
          <w:rPr>
            <w:b/>
            <w:sz w:val="22"/>
            <w:szCs w:val="22"/>
            <w:lang w:val="en-US"/>
            <w:rPrChange w:id="1250" w:author="Lucas Abdalla Menezes" w:date="2020-03-08T19:10:00Z">
              <w:rPr>
                <w:b/>
                <w:sz w:val="22"/>
                <w:szCs w:val="22"/>
              </w:rPr>
            </w:rPrChange>
          </w:rPr>
          <w:t xml:space="preserve">    </w:t>
        </w:r>
      </w:ins>
      <w:proofErr w:type="spellStart"/>
      <w:ins w:id="1251" w:author="Lucas Abdalla Menezes" w:date="2020-03-08T19:10:00Z">
        <w:r w:rsidRPr="00343C28">
          <w:rPr>
            <w:sz w:val="22"/>
            <w:szCs w:val="22"/>
            <w:lang w:val="en-US"/>
            <w:rPrChange w:id="1252" w:author="Lucas Abdalla Menezes" w:date="2020-03-08T19:10:00Z">
              <w:rPr>
                <w:sz w:val="22"/>
                <w:szCs w:val="22"/>
              </w:rPr>
            </w:rPrChange>
          </w:rPr>
          <w:t>buffer_adc_data</w:t>
        </w:r>
        <w:proofErr w:type="spellEnd"/>
        <w:r w:rsidRPr="00343C28">
          <w:rPr>
            <w:sz w:val="22"/>
            <w:szCs w:val="22"/>
            <w:lang w:val="en-US"/>
            <w:rPrChange w:id="1253" w:author="Lucas Abdalla Menezes" w:date="2020-03-08T19:10:00Z">
              <w:rPr>
                <w:sz w:val="22"/>
                <w:szCs w:val="22"/>
              </w:rPr>
            </w:rPrChange>
          </w:rPr>
          <w:t>[</w:t>
        </w:r>
        <w:proofErr w:type="spellStart"/>
        <w:r w:rsidRPr="00343C28">
          <w:rPr>
            <w:sz w:val="22"/>
            <w:szCs w:val="22"/>
            <w:lang w:val="en-US"/>
            <w:rPrChange w:id="1254" w:author="Lucas Abdalla Menezes" w:date="2020-03-08T19:10:00Z">
              <w:rPr>
                <w:sz w:val="22"/>
                <w:szCs w:val="22"/>
              </w:rPr>
            </w:rPrChange>
          </w:rPr>
          <w:t>i</w:t>
        </w:r>
        <w:proofErr w:type="spellEnd"/>
        <w:r w:rsidRPr="00343C28">
          <w:rPr>
            <w:sz w:val="22"/>
            <w:szCs w:val="22"/>
            <w:lang w:val="en-US"/>
            <w:rPrChange w:id="1255" w:author="Lucas Abdalla Menezes" w:date="2020-03-08T19:10:00Z">
              <w:rPr>
                <w:sz w:val="22"/>
                <w:szCs w:val="22"/>
              </w:rPr>
            </w:rPrChange>
          </w:rPr>
          <w:t xml:space="preserve">] = </w:t>
        </w:r>
        <w:proofErr w:type="spellStart"/>
        <w:r w:rsidRPr="00343C28">
          <w:rPr>
            <w:sz w:val="22"/>
            <w:szCs w:val="22"/>
            <w:lang w:val="en-US"/>
            <w:rPrChange w:id="1256" w:author="Lucas Abdalla Menezes" w:date="2020-03-08T19:10:00Z">
              <w:rPr>
                <w:sz w:val="22"/>
                <w:szCs w:val="22"/>
              </w:rPr>
            </w:rPrChange>
          </w:rPr>
          <w:t>adc_</w:t>
        </w:r>
        <w:r>
          <w:rPr>
            <w:sz w:val="22"/>
            <w:szCs w:val="22"/>
            <w:lang w:val="en-US"/>
          </w:rPr>
          <w:t>data</w:t>
        </w:r>
        <w:proofErr w:type="spellEnd"/>
        <w:r>
          <w:rPr>
            <w:sz w:val="22"/>
            <w:szCs w:val="22"/>
            <w:lang w:val="en-US"/>
          </w:rPr>
          <w:t>[</w:t>
        </w:r>
        <w:proofErr w:type="spellStart"/>
        <w:r>
          <w:rPr>
            <w:sz w:val="22"/>
            <w:szCs w:val="22"/>
            <w:lang w:val="en-US"/>
          </w:rPr>
          <w:t>i</w:t>
        </w:r>
        <w:proofErr w:type="spellEnd"/>
        <w:r>
          <w:rPr>
            <w:sz w:val="22"/>
            <w:szCs w:val="22"/>
            <w:lang w:val="en-US"/>
          </w:rPr>
          <w:t>];</w:t>
        </w:r>
      </w:ins>
    </w:p>
    <w:p w:rsidR="00343C28" w:rsidRPr="00343C28" w:rsidRDefault="00343C28">
      <w:pPr>
        <w:spacing w:line="360" w:lineRule="auto"/>
        <w:rPr>
          <w:ins w:id="1257" w:author="Lucas Abdalla Menezes" w:date="2020-03-08T19:08:00Z"/>
          <w:b/>
          <w:sz w:val="22"/>
          <w:szCs w:val="22"/>
          <w:lang w:val="en-US"/>
          <w:rPrChange w:id="1258" w:author="Lucas Abdalla Menezes" w:date="2020-03-08T19:10:00Z">
            <w:rPr>
              <w:ins w:id="1259" w:author="Lucas Abdalla Menezes" w:date="2020-03-08T19:08:00Z"/>
              <w:sz w:val="22"/>
              <w:szCs w:val="22"/>
            </w:rPr>
          </w:rPrChange>
        </w:rPr>
      </w:pPr>
      <w:ins w:id="1260" w:author="Lucas Abdalla Menezes" w:date="2020-03-08T19:10:00Z">
        <w:r>
          <w:rPr>
            <w:sz w:val="22"/>
            <w:szCs w:val="22"/>
            <w:lang w:val="en-US"/>
          </w:rPr>
          <w:tab/>
        </w:r>
        <w:proofErr w:type="spellStart"/>
        <w:proofErr w:type="gramStart"/>
        <w:r>
          <w:rPr>
            <w:b/>
            <w:sz w:val="22"/>
            <w:szCs w:val="22"/>
            <w:lang w:val="en-US"/>
          </w:rPr>
          <w:t>fim</w:t>
        </w:r>
        <w:proofErr w:type="spellEnd"/>
        <w:proofErr w:type="gramEnd"/>
        <w:r>
          <w:rPr>
            <w:b/>
            <w:sz w:val="22"/>
            <w:szCs w:val="22"/>
            <w:lang w:val="en-US"/>
          </w:rPr>
          <w:t xml:space="preserve"> para</w:t>
        </w:r>
      </w:ins>
    </w:p>
    <w:p w:rsidR="00343C28" w:rsidRDefault="00343C28">
      <w:pPr>
        <w:spacing w:line="360" w:lineRule="auto"/>
        <w:rPr>
          <w:ins w:id="1261" w:author="Lucas Abdalla Menezes" w:date="2020-03-08T19:10:00Z"/>
          <w:sz w:val="22"/>
          <w:szCs w:val="22"/>
          <w:lang w:val="en-US"/>
        </w:rPr>
      </w:pPr>
      <w:ins w:id="1262" w:author="Lucas Abdalla Menezes" w:date="2020-03-08T19:10:00Z">
        <w:r>
          <w:rPr>
            <w:sz w:val="22"/>
            <w:szCs w:val="22"/>
            <w:lang w:val="en-US"/>
          </w:rPr>
          <w:tab/>
        </w:r>
        <w:proofErr w:type="spellStart"/>
        <w:r>
          <w:rPr>
            <w:sz w:val="22"/>
            <w:szCs w:val="22"/>
            <w:lang w:val="en-US"/>
          </w:rPr>
          <w:t>sair_da_zona_</w:t>
        </w:r>
        <w:proofErr w:type="gramStart"/>
        <w:r>
          <w:rPr>
            <w:sz w:val="22"/>
            <w:szCs w:val="22"/>
            <w:lang w:val="en-US"/>
          </w:rPr>
          <w:t>critica</w:t>
        </w:r>
        <w:proofErr w:type="spellEnd"/>
        <w:r>
          <w:rPr>
            <w:sz w:val="22"/>
            <w:szCs w:val="22"/>
            <w:lang w:val="en-US"/>
          </w:rPr>
          <w:t>(</w:t>
        </w:r>
        <w:proofErr w:type="gramEnd"/>
        <w:r>
          <w:rPr>
            <w:sz w:val="22"/>
            <w:szCs w:val="22"/>
            <w:lang w:val="en-US"/>
          </w:rPr>
          <w:t>);</w:t>
        </w:r>
      </w:ins>
    </w:p>
    <w:p w:rsidR="00343C28" w:rsidRPr="00343C28" w:rsidRDefault="00343C28">
      <w:pPr>
        <w:spacing w:line="360" w:lineRule="auto"/>
        <w:rPr>
          <w:ins w:id="1263" w:author="Lucas Abdalla Menezes" w:date="2020-03-08T19:06:00Z"/>
          <w:sz w:val="22"/>
          <w:szCs w:val="22"/>
          <w:rPrChange w:id="1264" w:author="Lucas Abdalla Menezes" w:date="2020-03-08T19:11:00Z">
            <w:rPr>
              <w:ins w:id="1265" w:author="Lucas Abdalla Menezes" w:date="2020-03-08T19:06:00Z"/>
              <w:b/>
              <w:sz w:val="22"/>
              <w:szCs w:val="22"/>
            </w:rPr>
          </w:rPrChange>
        </w:rPr>
      </w:pPr>
      <w:ins w:id="1266" w:author="Lucas Abdalla Menezes" w:date="2020-03-08T19:10:00Z">
        <w:r>
          <w:rPr>
            <w:sz w:val="22"/>
            <w:szCs w:val="22"/>
            <w:lang w:val="en-US"/>
          </w:rPr>
          <w:tab/>
        </w:r>
        <w:proofErr w:type="spellStart"/>
        <w:proofErr w:type="gramStart"/>
        <w:r w:rsidRPr="00343C28">
          <w:rPr>
            <w:sz w:val="22"/>
            <w:szCs w:val="22"/>
            <w:rPrChange w:id="1267" w:author="Lucas Abdalla Menezes" w:date="2020-03-08T19:11:00Z">
              <w:rPr>
                <w:sz w:val="22"/>
                <w:szCs w:val="22"/>
                <w:lang w:val="en-US"/>
              </w:rPr>
            </w:rPrChange>
          </w:rPr>
          <w:t>i</w:t>
        </w:r>
      </w:ins>
      <w:proofErr w:type="gramEnd"/>
      <w:ins w:id="1268" w:author="Lucas Abdalla Menezes" w:date="2020-03-08T19:11:00Z">
        <w:r w:rsidRPr="00343C28">
          <w:rPr>
            <w:sz w:val="22"/>
            <w:szCs w:val="22"/>
            <w:rPrChange w:id="1269" w:author="Lucas Abdalla Menezes" w:date="2020-03-08T19:11:00Z">
              <w:rPr>
                <w:sz w:val="22"/>
                <w:szCs w:val="22"/>
                <w:lang w:val="en-US"/>
              </w:rPr>
            </w:rPrChange>
          </w:rPr>
          <w:t>_rms_data</w:t>
        </w:r>
        <w:proofErr w:type="spellEnd"/>
        <w:r w:rsidRPr="00343C28">
          <w:rPr>
            <w:sz w:val="22"/>
            <w:szCs w:val="22"/>
            <w:rPrChange w:id="1270" w:author="Lucas Abdalla Menezes" w:date="2020-03-08T19:11:00Z">
              <w:rPr>
                <w:sz w:val="22"/>
                <w:szCs w:val="22"/>
                <w:lang w:val="en-US"/>
              </w:rPr>
            </w:rPrChange>
          </w:rPr>
          <w:t>[</w:t>
        </w:r>
        <w:proofErr w:type="spellStart"/>
        <w:r>
          <w:rPr>
            <w:sz w:val="22"/>
            <w:szCs w:val="22"/>
          </w:rPr>
          <w:t>i_rms_data_idx</w:t>
        </w:r>
        <w:proofErr w:type="spellEnd"/>
        <w:r w:rsidRPr="00343C28">
          <w:rPr>
            <w:sz w:val="22"/>
            <w:szCs w:val="22"/>
            <w:rPrChange w:id="1271" w:author="Lucas Abdalla Menezes" w:date="2020-03-08T19:11:00Z">
              <w:rPr>
                <w:sz w:val="22"/>
                <w:szCs w:val="22"/>
                <w:lang w:val="en-US"/>
              </w:rPr>
            </w:rPrChange>
          </w:rPr>
          <w:t xml:space="preserve">] = </w:t>
        </w:r>
        <w:proofErr w:type="spellStart"/>
        <w:r w:rsidRPr="00343C28">
          <w:rPr>
            <w:sz w:val="22"/>
            <w:szCs w:val="22"/>
            <w:rPrChange w:id="1272" w:author="Lucas Abdalla Menezes" w:date="2020-03-08T19:11:00Z">
              <w:rPr>
                <w:sz w:val="22"/>
                <w:szCs w:val="22"/>
                <w:lang w:val="en-US"/>
              </w:rPr>
            </w:rPrChange>
          </w:rPr>
          <w:t>i_</w:t>
        </w:r>
        <w:r>
          <w:rPr>
            <w:sz w:val="22"/>
            <w:szCs w:val="22"/>
          </w:rPr>
          <w:t>rms</w:t>
        </w:r>
        <w:proofErr w:type="spellEnd"/>
        <w:r>
          <w:rPr>
            <w:sz w:val="22"/>
            <w:szCs w:val="22"/>
          </w:rPr>
          <w:t>;</w:t>
        </w:r>
      </w:ins>
    </w:p>
    <w:p w:rsidR="00343C28" w:rsidRDefault="00343C28">
      <w:pPr>
        <w:spacing w:line="360" w:lineRule="auto"/>
        <w:rPr>
          <w:ins w:id="1273" w:author="Lucas Abdalla Menezes" w:date="2020-03-08T19:11:00Z"/>
          <w:sz w:val="22"/>
          <w:szCs w:val="22"/>
        </w:rPr>
      </w:pPr>
      <w:ins w:id="1274" w:author="Lucas Abdalla Menezes" w:date="2020-03-08T19:11:00Z">
        <w:r>
          <w:rPr>
            <w:b/>
            <w:sz w:val="22"/>
            <w:szCs w:val="22"/>
          </w:rPr>
          <w:tab/>
        </w:r>
        <w:proofErr w:type="spellStart"/>
        <w:proofErr w:type="gramStart"/>
        <w:r>
          <w:rPr>
            <w:sz w:val="22"/>
            <w:szCs w:val="22"/>
          </w:rPr>
          <w:t>i</w:t>
        </w:r>
        <w:proofErr w:type="gramEnd"/>
        <w:r>
          <w:rPr>
            <w:sz w:val="22"/>
            <w:szCs w:val="22"/>
          </w:rPr>
          <w:t>_rms_data_idx</w:t>
        </w:r>
        <w:proofErr w:type="spellEnd"/>
        <w:r>
          <w:rPr>
            <w:sz w:val="22"/>
            <w:szCs w:val="22"/>
          </w:rPr>
          <w:t>++;</w:t>
        </w:r>
      </w:ins>
    </w:p>
    <w:p w:rsidR="00343C28" w:rsidRDefault="00343C28">
      <w:pPr>
        <w:spacing w:line="360" w:lineRule="auto"/>
        <w:rPr>
          <w:ins w:id="1275" w:author="Lucas Abdalla Menezes" w:date="2020-03-08T19:12:00Z"/>
          <w:sz w:val="22"/>
          <w:szCs w:val="22"/>
        </w:rPr>
      </w:pPr>
      <w:ins w:id="1276" w:author="Lucas Abdalla Menezes" w:date="2020-03-08T19:11:00Z">
        <w:r>
          <w:rPr>
            <w:sz w:val="22"/>
            <w:szCs w:val="22"/>
          </w:rPr>
          <w:tab/>
        </w:r>
        <w:proofErr w:type="gramStart"/>
        <w:r>
          <w:rPr>
            <w:b/>
            <w:sz w:val="22"/>
            <w:szCs w:val="22"/>
          </w:rPr>
          <w:t>se</w:t>
        </w:r>
        <w:proofErr w:type="gramEnd"/>
        <w:r>
          <w:rPr>
            <w:b/>
            <w:sz w:val="22"/>
            <w:szCs w:val="22"/>
          </w:rPr>
          <w:t xml:space="preserve"> </w:t>
        </w:r>
      </w:ins>
      <w:ins w:id="1277" w:author="Lucas Abdalla Menezes" w:date="2020-03-08T19:12:00Z">
        <w:r>
          <w:rPr>
            <w:sz w:val="22"/>
            <w:szCs w:val="22"/>
          </w:rPr>
          <w:t>(</w:t>
        </w:r>
        <w:proofErr w:type="spellStart"/>
        <w:r>
          <w:rPr>
            <w:sz w:val="22"/>
            <w:szCs w:val="22"/>
          </w:rPr>
          <w:t>i_rms</w:t>
        </w:r>
        <w:proofErr w:type="spellEnd"/>
        <w:r>
          <w:rPr>
            <w:sz w:val="22"/>
            <w:szCs w:val="22"/>
          </w:rPr>
          <w:t xml:space="preserve"> </w:t>
        </w:r>
        <w:proofErr w:type="spellStart"/>
        <w:r>
          <w:rPr>
            <w:sz w:val="22"/>
            <w:szCs w:val="22"/>
          </w:rPr>
          <w:t>data_idx</w:t>
        </w:r>
        <w:proofErr w:type="spellEnd"/>
        <w:r>
          <w:rPr>
            <w:sz w:val="22"/>
            <w:szCs w:val="22"/>
          </w:rPr>
          <w:t xml:space="preserve"> &gt;= I_RMS_VEC_SIZE)</w:t>
        </w:r>
      </w:ins>
    </w:p>
    <w:p w:rsidR="00343C28" w:rsidRDefault="00343C28">
      <w:pPr>
        <w:spacing w:line="360" w:lineRule="auto"/>
        <w:rPr>
          <w:ins w:id="1278" w:author="Lucas Abdalla Menezes" w:date="2020-03-08T19:12:00Z"/>
          <w:sz w:val="22"/>
          <w:szCs w:val="22"/>
        </w:rPr>
      </w:pPr>
      <w:ins w:id="1279" w:author="Lucas Abdalla Menezes" w:date="2020-03-08T19:12:00Z">
        <w:r>
          <w:rPr>
            <w:sz w:val="22"/>
            <w:szCs w:val="22"/>
          </w:rPr>
          <w:tab/>
          <w:t xml:space="preserve">    </w:t>
        </w:r>
        <w:proofErr w:type="spellStart"/>
        <w:proofErr w:type="gramStart"/>
        <w:r>
          <w:rPr>
            <w:sz w:val="22"/>
            <w:szCs w:val="22"/>
          </w:rPr>
          <w:t>i</w:t>
        </w:r>
        <w:proofErr w:type="gramEnd"/>
        <w:r>
          <w:rPr>
            <w:sz w:val="22"/>
            <w:szCs w:val="22"/>
          </w:rPr>
          <w:t>_rms_data_idx</w:t>
        </w:r>
        <w:proofErr w:type="spellEnd"/>
        <w:r>
          <w:rPr>
            <w:sz w:val="22"/>
            <w:szCs w:val="22"/>
          </w:rPr>
          <w:t>=0;</w:t>
        </w:r>
      </w:ins>
    </w:p>
    <w:p w:rsidR="00343C28" w:rsidRDefault="00343C28">
      <w:pPr>
        <w:spacing w:line="360" w:lineRule="auto"/>
        <w:rPr>
          <w:ins w:id="1280" w:author="Lucas Abdalla Menezes" w:date="2020-03-08T19:13:00Z"/>
          <w:b/>
          <w:sz w:val="22"/>
          <w:szCs w:val="22"/>
        </w:rPr>
      </w:pPr>
      <w:ins w:id="1281" w:author="Lucas Abdalla Menezes" w:date="2020-03-08T19:12:00Z">
        <w:r>
          <w:rPr>
            <w:b/>
            <w:sz w:val="22"/>
            <w:szCs w:val="22"/>
          </w:rPr>
          <w:t xml:space="preserve">    </w:t>
        </w:r>
        <w:proofErr w:type="gramStart"/>
        <w:r>
          <w:rPr>
            <w:b/>
            <w:sz w:val="22"/>
            <w:szCs w:val="22"/>
          </w:rPr>
          <w:t>fim</w:t>
        </w:r>
        <w:proofErr w:type="gramEnd"/>
        <w:r>
          <w:rPr>
            <w:b/>
            <w:sz w:val="22"/>
            <w:szCs w:val="22"/>
          </w:rPr>
          <w:t xml:space="preserve"> verificar</w:t>
        </w:r>
      </w:ins>
    </w:p>
    <w:p w:rsidR="00343C28" w:rsidRDefault="00343C28">
      <w:pPr>
        <w:spacing w:line="360" w:lineRule="auto"/>
        <w:rPr>
          <w:ins w:id="1282" w:author="Lucas Abdalla Menezes" w:date="2020-03-08T19:13:00Z"/>
          <w:sz w:val="22"/>
          <w:szCs w:val="22"/>
        </w:rPr>
      </w:pPr>
      <w:proofErr w:type="spellStart"/>
      <w:proofErr w:type="gramStart"/>
      <w:ins w:id="1283" w:author="Lucas Abdalla Menezes" w:date="2020-03-08T19:13:00Z">
        <w:r>
          <w:rPr>
            <w:sz w:val="22"/>
            <w:szCs w:val="22"/>
          </w:rPr>
          <w:t>verificar</w:t>
        </w:r>
        <w:proofErr w:type="gramEnd"/>
        <w:r>
          <w:rPr>
            <w:sz w:val="22"/>
            <w:szCs w:val="22"/>
          </w:rPr>
          <w:t>_requisicoes_pro_servidor</w:t>
        </w:r>
        <w:proofErr w:type="spellEnd"/>
        <w:r>
          <w:rPr>
            <w:sz w:val="22"/>
            <w:szCs w:val="22"/>
          </w:rPr>
          <w:t>();</w:t>
        </w:r>
      </w:ins>
    </w:p>
    <w:p w:rsidR="00B959BC" w:rsidDel="005C7029" w:rsidRDefault="00343C28">
      <w:pPr>
        <w:spacing w:line="360" w:lineRule="auto"/>
        <w:rPr>
          <w:del w:id="1284" w:author="Lucas Abdalla Menezes" w:date="2020-03-08T18:44:00Z"/>
          <w:b/>
          <w:sz w:val="22"/>
          <w:szCs w:val="22"/>
        </w:rPr>
      </w:pPr>
      <w:proofErr w:type="gramStart"/>
      <w:ins w:id="1285" w:author="Lucas Abdalla Menezes" w:date="2020-03-08T19:13:00Z">
        <w:r>
          <w:rPr>
            <w:b/>
            <w:sz w:val="22"/>
            <w:szCs w:val="22"/>
          </w:rPr>
          <w:t>fim</w:t>
        </w:r>
        <w:proofErr w:type="gramEnd"/>
        <w:r>
          <w:rPr>
            <w:b/>
            <w:sz w:val="22"/>
            <w:szCs w:val="22"/>
          </w:rPr>
          <w:t xml:space="preserve"> Loop</w:t>
        </w:r>
      </w:ins>
    </w:p>
    <w:p w:rsidR="005C7029" w:rsidRDefault="005C7029">
      <w:pPr>
        <w:spacing w:line="360" w:lineRule="auto"/>
        <w:rPr>
          <w:ins w:id="1286" w:author="Lucas Abdalla Menezes" w:date="2020-03-08T19:49:00Z"/>
          <w:b/>
          <w:sz w:val="22"/>
          <w:szCs w:val="22"/>
        </w:rPr>
      </w:pPr>
    </w:p>
    <w:p w:rsidR="005C7029" w:rsidRDefault="005C7029">
      <w:pPr>
        <w:spacing w:line="360" w:lineRule="auto"/>
        <w:rPr>
          <w:ins w:id="1287" w:author="Lucas Abdalla Menezes" w:date="2020-03-08T19:49:00Z"/>
          <w:b/>
          <w:sz w:val="22"/>
          <w:szCs w:val="22"/>
        </w:rPr>
      </w:pPr>
    </w:p>
    <w:p w:rsidR="005C7029" w:rsidRDefault="005C7029">
      <w:pPr>
        <w:spacing w:line="360" w:lineRule="auto"/>
        <w:rPr>
          <w:ins w:id="1288" w:author="Lucas Abdalla Menezes" w:date="2020-03-08T19:49:00Z"/>
          <w:b/>
          <w:sz w:val="22"/>
          <w:szCs w:val="22"/>
        </w:rPr>
      </w:pPr>
    </w:p>
    <w:p w:rsidR="005C7029" w:rsidRDefault="005C7029">
      <w:pPr>
        <w:spacing w:line="360" w:lineRule="auto"/>
        <w:rPr>
          <w:ins w:id="1289" w:author="Lucas Abdalla Menezes" w:date="2020-03-08T19:49:00Z"/>
          <w:b/>
          <w:sz w:val="22"/>
          <w:szCs w:val="22"/>
        </w:rPr>
      </w:pPr>
    </w:p>
    <w:p w:rsidR="005C7029" w:rsidRDefault="005C7029">
      <w:pPr>
        <w:spacing w:line="360" w:lineRule="auto"/>
        <w:rPr>
          <w:ins w:id="1290" w:author="Lucas Abdalla Menezes" w:date="2020-03-08T19:49:00Z"/>
          <w:b/>
          <w:sz w:val="22"/>
          <w:szCs w:val="22"/>
        </w:rPr>
      </w:pPr>
    </w:p>
    <w:p w:rsidR="005C7029" w:rsidRDefault="005C7029">
      <w:pPr>
        <w:spacing w:line="360" w:lineRule="auto"/>
        <w:rPr>
          <w:ins w:id="1291" w:author="Lucas Abdalla Menezes" w:date="2020-03-08T19:49:00Z"/>
          <w:b/>
          <w:sz w:val="22"/>
          <w:szCs w:val="22"/>
        </w:rPr>
      </w:pPr>
    </w:p>
    <w:p w:rsidR="005C7029" w:rsidRDefault="005C7029">
      <w:pPr>
        <w:spacing w:line="360" w:lineRule="auto"/>
        <w:rPr>
          <w:ins w:id="1292" w:author="Lucas Abdalla Menezes" w:date="2020-03-08T19:49:00Z"/>
          <w:b/>
          <w:sz w:val="22"/>
          <w:szCs w:val="22"/>
        </w:rPr>
      </w:pPr>
    </w:p>
    <w:p w:rsidR="005C7029" w:rsidRDefault="005C7029">
      <w:pPr>
        <w:spacing w:line="360" w:lineRule="auto"/>
        <w:rPr>
          <w:ins w:id="1293" w:author="Lucas Abdalla Menezes" w:date="2020-03-08T19:49:00Z"/>
          <w:b/>
          <w:sz w:val="22"/>
          <w:szCs w:val="22"/>
        </w:rPr>
      </w:pPr>
    </w:p>
    <w:p w:rsidR="005C7029" w:rsidRPr="0077022C" w:rsidRDefault="005C7029">
      <w:pPr>
        <w:spacing w:line="360" w:lineRule="auto"/>
        <w:rPr>
          <w:ins w:id="1294" w:author="Lucas Abdalla Menezes" w:date="2020-03-08T19:49:00Z"/>
          <w:b/>
          <w:sz w:val="22"/>
          <w:szCs w:val="22"/>
          <w:rPrChange w:id="1295" w:author="Lucas Abdalla Menezes" w:date="2020-03-08T19:13:00Z">
            <w:rPr>
              <w:ins w:id="1296" w:author="Lucas Abdalla Menezes" w:date="2020-03-08T19:49:00Z"/>
              <w:sz w:val="22"/>
              <w:szCs w:val="22"/>
            </w:rPr>
          </w:rPrChange>
        </w:rPr>
      </w:pPr>
      <w:bookmarkStart w:id="1297" w:name="_GoBack"/>
      <w:bookmarkEnd w:id="1297"/>
    </w:p>
    <w:p w:rsidR="00A77C63" w:rsidRPr="00343C28" w:rsidRDefault="00A77C63">
      <w:pPr>
        <w:spacing w:line="360" w:lineRule="auto"/>
        <w:rPr>
          <w:ins w:id="1298" w:author="Lucas Abdalla Menezes" w:date="2020-03-08T18:44:00Z"/>
          <w:sz w:val="22"/>
          <w:szCs w:val="22"/>
          <w:rPrChange w:id="1299" w:author="Lucas Abdalla Menezes" w:date="2020-03-08T19:11:00Z">
            <w:rPr>
              <w:ins w:id="1300" w:author="Lucas Abdalla Menezes" w:date="2020-03-08T18:44:00Z"/>
              <w:sz w:val="22"/>
              <w:szCs w:val="22"/>
            </w:rPr>
          </w:rPrChange>
        </w:rPr>
      </w:pPr>
    </w:p>
    <w:p w:rsidR="00B959BC" w:rsidRPr="00343C28" w:rsidDel="00A77C63" w:rsidRDefault="00822802">
      <w:pPr>
        <w:spacing w:line="360" w:lineRule="auto"/>
        <w:rPr>
          <w:del w:id="1301" w:author="Lucas Abdalla Menezes" w:date="2020-03-08T18:44:00Z"/>
          <w:rPrChange w:id="1302" w:author="Lucas Abdalla Menezes" w:date="2020-03-08T19:11:00Z">
            <w:rPr>
              <w:del w:id="1303" w:author="Lucas Abdalla Menezes" w:date="2020-03-08T18:44:00Z"/>
            </w:rPr>
          </w:rPrChange>
        </w:rPr>
      </w:pPr>
      <w:del w:id="1304" w:author="Lucas Abdalla Menezes" w:date="2020-03-08T18:44:00Z">
        <w:r w:rsidRPr="00343C28" w:rsidDel="00A77C63">
          <w:rPr>
            <w:sz w:val="22"/>
            <w:szCs w:val="22"/>
            <w:rPrChange w:id="1305" w:author="Lucas Abdalla Menezes" w:date="2020-03-08T19:11:00Z">
              <w:rPr>
                <w:sz w:val="22"/>
                <w:szCs w:val="22"/>
              </w:rPr>
            </w:rPrChange>
          </w:rPr>
          <w:delText xml:space="preserve">  </w:delText>
        </w:r>
        <w:r w:rsidRPr="00343C28" w:rsidDel="00A77C63">
          <w:rPr>
            <w:b/>
            <w:bCs/>
            <w:i/>
            <w:iCs/>
            <w:sz w:val="22"/>
            <w:szCs w:val="22"/>
            <w:rPrChange w:id="1306" w:author="Lucas Abdalla Menezes" w:date="2020-03-08T19:11:00Z">
              <w:rPr>
                <w:b/>
                <w:bCs/>
                <w:i/>
                <w:iCs/>
                <w:sz w:val="22"/>
                <w:szCs w:val="22"/>
              </w:rPr>
            </w:rPrChange>
          </w:rPr>
          <w:delText>server.on("/i_rms", handle_OnConnect_i_rms);</w:delText>
        </w:r>
      </w:del>
    </w:p>
    <w:p w:rsidR="00B959BC" w:rsidRPr="00343C28" w:rsidDel="00A77C63" w:rsidRDefault="00822802">
      <w:pPr>
        <w:spacing w:line="360" w:lineRule="auto"/>
        <w:rPr>
          <w:del w:id="1307" w:author="Lucas Abdalla Menezes" w:date="2020-03-08T18:44:00Z"/>
          <w:rPrChange w:id="1308" w:author="Lucas Abdalla Menezes" w:date="2020-03-08T19:11:00Z">
            <w:rPr>
              <w:del w:id="1309" w:author="Lucas Abdalla Menezes" w:date="2020-03-08T18:44:00Z"/>
            </w:rPr>
          </w:rPrChange>
        </w:rPr>
      </w:pPr>
      <w:del w:id="1310" w:author="Lucas Abdalla Menezes" w:date="2020-03-08T18:44:00Z">
        <w:r w:rsidRPr="00343C28" w:rsidDel="00A77C63">
          <w:rPr>
            <w:b/>
            <w:bCs/>
            <w:i/>
            <w:iCs/>
            <w:sz w:val="22"/>
            <w:szCs w:val="22"/>
            <w:rPrChange w:id="1311" w:author="Lucas Abdalla Menezes" w:date="2020-03-08T19:11:00Z">
              <w:rPr>
                <w:b/>
                <w:bCs/>
                <w:i/>
                <w:iCs/>
                <w:sz w:val="22"/>
                <w:szCs w:val="22"/>
              </w:rPr>
            </w:rPrChange>
          </w:rPr>
          <w:delText>void handle_OnConnect_i_rms_data() {</w:delText>
        </w:r>
      </w:del>
    </w:p>
    <w:p w:rsidR="00B959BC" w:rsidRPr="00343C28" w:rsidDel="00A77C63" w:rsidRDefault="00822802">
      <w:pPr>
        <w:spacing w:line="360" w:lineRule="auto"/>
        <w:rPr>
          <w:del w:id="1312" w:author="Lucas Abdalla Menezes" w:date="2020-03-08T18:44:00Z"/>
          <w:rPrChange w:id="1313" w:author="Lucas Abdalla Menezes" w:date="2020-03-08T19:11:00Z">
            <w:rPr>
              <w:del w:id="1314" w:author="Lucas Abdalla Menezes" w:date="2020-03-08T18:44:00Z"/>
            </w:rPr>
          </w:rPrChange>
        </w:rPr>
      </w:pPr>
      <w:del w:id="1315" w:author="Lucas Abdalla Menezes" w:date="2020-03-08T18:44:00Z">
        <w:r w:rsidRPr="00343C28" w:rsidDel="00A77C63">
          <w:rPr>
            <w:b/>
            <w:bCs/>
            <w:i/>
            <w:iCs/>
            <w:sz w:val="22"/>
            <w:szCs w:val="22"/>
            <w:rPrChange w:id="1316" w:author="Lucas Abdalla Menezes" w:date="2020-03-08T19:11:00Z">
              <w:rPr>
                <w:b/>
                <w:bCs/>
                <w:i/>
                <w:iCs/>
                <w:sz w:val="22"/>
                <w:szCs w:val="22"/>
              </w:rPr>
            </w:rPrChange>
          </w:rPr>
          <w:delText xml:space="preserve">  String ptr = "";</w:delText>
        </w:r>
      </w:del>
    </w:p>
    <w:p w:rsidR="00B959BC" w:rsidRPr="00343C28" w:rsidDel="00A77C63" w:rsidRDefault="00822802">
      <w:pPr>
        <w:spacing w:line="360" w:lineRule="auto"/>
        <w:rPr>
          <w:del w:id="1317" w:author="Lucas Abdalla Menezes" w:date="2020-03-08T18:44:00Z"/>
          <w:rPrChange w:id="1318" w:author="Lucas Abdalla Menezes" w:date="2020-03-08T19:11:00Z">
            <w:rPr>
              <w:del w:id="1319" w:author="Lucas Abdalla Menezes" w:date="2020-03-08T18:44:00Z"/>
            </w:rPr>
          </w:rPrChange>
        </w:rPr>
      </w:pPr>
      <w:del w:id="1320" w:author="Lucas Abdalla Menezes" w:date="2020-03-08T18:44:00Z">
        <w:r w:rsidRPr="00343C28" w:rsidDel="00A77C63">
          <w:rPr>
            <w:b/>
            <w:bCs/>
            <w:i/>
            <w:iCs/>
            <w:sz w:val="22"/>
            <w:szCs w:val="22"/>
            <w:rPrChange w:id="1321" w:author="Lucas Abdalla Menezes" w:date="2020-03-08T19:11:00Z">
              <w:rPr>
                <w:b/>
                <w:bCs/>
                <w:i/>
                <w:iCs/>
                <w:sz w:val="22"/>
                <w:szCs w:val="22"/>
              </w:rPr>
            </w:rPrChange>
          </w:rPr>
          <w:delText xml:space="preserve">  for (int i=0;i&lt;I_RMS_VEC_SIZE;i++)</w:delText>
        </w:r>
      </w:del>
    </w:p>
    <w:p w:rsidR="00B959BC" w:rsidRPr="00343C28" w:rsidDel="00A77C63" w:rsidRDefault="00822802">
      <w:pPr>
        <w:spacing w:line="360" w:lineRule="auto"/>
        <w:rPr>
          <w:del w:id="1322" w:author="Lucas Abdalla Menezes" w:date="2020-03-08T18:44:00Z"/>
          <w:rPrChange w:id="1323" w:author="Lucas Abdalla Menezes" w:date="2020-03-08T19:11:00Z">
            <w:rPr>
              <w:del w:id="1324" w:author="Lucas Abdalla Menezes" w:date="2020-03-08T18:44:00Z"/>
            </w:rPr>
          </w:rPrChange>
        </w:rPr>
      </w:pPr>
      <w:del w:id="1325" w:author="Lucas Abdalla Menezes" w:date="2020-03-08T18:44:00Z">
        <w:r w:rsidRPr="00343C28" w:rsidDel="00A77C63">
          <w:rPr>
            <w:b/>
            <w:bCs/>
            <w:i/>
            <w:iCs/>
            <w:sz w:val="22"/>
            <w:szCs w:val="22"/>
            <w:rPrChange w:id="1326" w:author="Lucas Abdalla Menezes" w:date="2020-03-08T19:11:00Z">
              <w:rPr>
                <w:b/>
                <w:bCs/>
                <w:i/>
                <w:iCs/>
                <w:sz w:val="22"/>
                <w:szCs w:val="22"/>
              </w:rPr>
            </w:rPrChange>
          </w:rPr>
          <w:delText xml:space="preserve">  {</w:delText>
        </w:r>
      </w:del>
    </w:p>
    <w:p w:rsidR="00B959BC" w:rsidRPr="00343C28" w:rsidDel="00A77C63" w:rsidRDefault="00822802">
      <w:pPr>
        <w:spacing w:line="360" w:lineRule="auto"/>
        <w:rPr>
          <w:del w:id="1327" w:author="Lucas Abdalla Menezes" w:date="2020-03-08T18:44:00Z"/>
          <w:rPrChange w:id="1328" w:author="Lucas Abdalla Menezes" w:date="2020-03-08T19:11:00Z">
            <w:rPr>
              <w:del w:id="1329" w:author="Lucas Abdalla Menezes" w:date="2020-03-08T18:44:00Z"/>
            </w:rPr>
          </w:rPrChange>
        </w:rPr>
      </w:pPr>
      <w:del w:id="1330" w:author="Lucas Abdalla Menezes" w:date="2020-03-08T18:44:00Z">
        <w:r w:rsidRPr="00343C28" w:rsidDel="00A77C63">
          <w:rPr>
            <w:b/>
            <w:bCs/>
            <w:i/>
            <w:iCs/>
            <w:sz w:val="22"/>
            <w:szCs w:val="22"/>
            <w:rPrChange w:id="1331" w:author="Lucas Abdalla Menezes" w:date="2020-03-08T19:11:00Z">
              <w:rPr>
                <w:b/>
                <w:bCs/>
                <w:i/>
                <w:iCs/>
                <w:sz w:val="22"/>
                <w:szCs w:val="22"/>
              </w:rPr>
            </w:rPrChange>
          </w:rPr>
          <w:delText xml:space="preserve">    ptr += String(i_rms_data[i],3);</w:delText>
        </w:r>
      </w:del>
    </w:p>
    <w:p w:rsidR="00B959BC" w:rsidRPr="00343C28" w:rsidDel="00A77C63" w:rsidRDefault="00822802">
      <w:pPr>
        <w:spacing w:line="360" w:lineRule="auto"/>
        <w:rPr>
          <w:del w:id="1332" w:author="Lucas Abdalla Menezes" w:date="2020-03-08T18:44:00Z"/>
          <w:rPrChange w:id="1333" w:author="Lucas Abdalla Menezes" w:date="2020-03-08T19:11:00Z">
            <w:rPr>
              <w:del w:id="1334" w:author="Lucas Abdalla Menezes" w:date="2020-03-08T18:44:00Z"/>
            </w:rPr>
          </w:rPrChange>
        </w:rPr>
      </w:pPr>
      <w:del w:id="1335" w:author="Lucas Abdalla Menezes" w:date="2020-03-08T18:44:00Z">
        <w:r w:rsidRPr="00343C28" w:rsidDel="00A77C63">
          <w:rPr>
            <w:b/>
            <w:bCs/>
            <w:i/>
            <w:iCs/>
            <w:sz w:val="22"/>
            <w:szCs w:val="22"/>
            <w:rPrChange w:id="1336" w:author="Lucas Abdalla Menezes" w:date="2020-03-08T19:11:00Z">
              <w:rPr>
                <w:b/>
                <w:bCs/>
                <w:i/>
                <w:iCs/>
                <w:sz w:val="22"/>
                <w:szCs w:val="22"/>
              </w:rPr>
            </w:rPrChange>
          </w:rPr>
          <w:delText xml:space="preserve">    if (i&lt;(I_RMS_VEC_SIZE-1))</w:delText>
        </w:r>
      </w:del>
    </w:p>
    <w:p w:rsidR="00B959BC" w:rsidRPr="00343C28" w:rsidDel="00A77C63" w:rsidRDefault="00822802">
      <w:pPr>
        <w:spacing w:line="360" w:lineRule="auto"/>
        <w:rPr>
          <w:del w:id="1337" w:author="Lucas Abdalla Menezes" w:date="2020-03-08T18:44:00Z"/>
          <w:rPrChange w:id="1338" w:author="Lucas Abdalla Menezes" w:date="2020-03-08T19:11:00Z">
            <w:rPr>
              <w:del w:id="1339" w:author="Lucas Abdalla Menezes" w:date="2020-03-08T18:44:00Z"/>
            </w:rPr>
          </w:rPrChange>
        </w:rPr>
      </w:pPr>
      <w:del w:id="1340" w:author="Lucas Abdalla Menezes" w:date="2020-03-08T18:44:00Z">
        <w:r w:rsidRPr="00343C28" w:rsidDel="00A77C63">
          <w:rPr>
            <w:b/>
            <w:bCs/>
            <w:i/>
            <w:iCs/>
            <w:sz w:val="22"/>
            <w:szCs w:val="22"/>
            <w:rPrChange w:id="1341" w:author="Lucas Abdalla Menezes" w:date="2020-03-08T19:11:00Z">
              <w:rPr>
                <w:b/>
                <w:bCs/>
                <w:i/>
                <w:iCs/>
                <w:sz w:val="22"/>
                <w:szCs w:val="22"/>
              </w:rPr>
            </w:rPrChange>
          </w:rPr>
          <w:delText xml:space="preserve">          ptr += ",";</w:delText>
        </w:r>
      </w:del>
    </w:p>
    <w:p w:rsidR="00B959BC" w:rsidRPr="00343C28" w:rsidDel="00A77C63" w:rsidRDefault="00822802">
      <w:pPr>
        <w:spacing w:line="360" w:lineRule="auto"/>
        <w:rPr>
          <w:del w:id="1342" w:author="Lucas Abdalla Menezes" w:date="2020-03-08T18:44:00Z"/>
          <w:rPrChange w:id="1343" w:author="Lucas Abdalla Menezes" w:date="2020-03-08T19:11:00Z">
            <w:rPr>
              <w:del w:id="1344" w:author="Lucas Abdalla Menezes" w:date="2020-03-08T18:44:00Z"/>
            </w:rPr>
          </w:rPrChange>
        </w:rPr>
      </w:pPr>
      <w:del w:id="1345" w:author="Lucas Abdalla Menezes" w:date="2020-03-08T18:44:00Z">
        <w:r w:rsidRPr="00343C28" w:rsidDel="00A77C63">
          <w:rPr>
            <w:b/>
            <w:bCs/>
            <w:i/>
            <w:iCs/>
            <w:sz w:val="22"/>
            <w:szCs w:val="22"/>
            <w:rPrChange w:id="1346" w:author="Lucas Abdalla Menezes" w:date="2020-03-08T19:11:00Z">
              <w:rPr>
                <w:b/>
                <w:bCs/>
                <w:i/>
                <w:iCs/>
                <w:sz w:val="22"/>
                <w:szCs w:val="22"/>
              </w:rPr>
            </w:rPrChange>
          </w:rPr>
          <w:delText xml:space="preserve">  }</w:delText>
        </w:r>
      </w:del>
    </w:p>
    <w:p w:rsidR="00B959BC" w:rsidRPr="00343C28" w:rsidDel="00A77C63" w:rsidRDefault="00822802">
      <w:pPr>
        <w:spacing w:line="360" w:lineRule="auto"/>
        <w:rPr>
          <w:del w:id="1347" w:author="Lucas Abdalla Menezes" w:date="2020-03-08T18:44:00Z"/>
          <w:rPrChange w:id="1348" w:author="Lucas Abdalla Menezes" w:date="2020-03-08T19:11:00Z">
            <w:rPr>
              <w:del w:id="1349" w:author="Lucas Abdalla Menezes" w:date="2020-03-08T18:44:00Z"/>
            </w:rPr>
          </w:rPrChange>
        </w:rPr>
      </w:pPr>
      <w:del w:id="1350" w:author="Lucas Abdalla Menezes" w:date="2020-03-08T18:44:00Z">
        <w:r w:rsidRPr="00343C28" w:rsidDel="00A77C63">
          <w:rPr>
            <w:b/>
            <w:bCs/>
            <w:i/>
            <w:iCs/>
            <w:sz w:val="22"/>
            <w:szCs w:val="22"/>
            <w:rPrChange w:id="1351" w:author="Lucas Abdalla Menezes" w:date="2020-03-08T19:11:00Z">
              <w:rPr>
                <w:b/>
                <w:bCs/>
                <w:i/>
                <w:iCs/>
                <w:sz w:val="22"/>
                <w:szCs w:val="22"/>
              </w:rPr>
            </w:rPrChange>
          </w:rPr>
          <w:delText xml:space="preserve">  ptr += String(" ") + String(i_rms_data_idx);</w:delText>
        </w:r>
      </w:del>
    </w:p>
    <w:p w:rsidR="00B959BC" w:rsidRPr="00343C28" w:rsidDel="00A77C63" w:rsidRDefault="00822802">
      <w:pPr>
        <w:spacing w:line="360" w:lineRule="auto"/>
        <w:rPr>
          <w:del w:id="1352" w:author="Lucas Abdalla Menezes" w:date="2020-03-08T18:44:00Z"/>
          <w:rPrChange w:id="1353" w:author="Lucas Abdalla Menezes" w:date="2020-03-08T19:11:00Z">
            <w:rPr>
              <w:del w:id="1354" w:author="Lucas Abdalla Menezes" w:date="2020-03-08T18:44:00Z"/>
            </w:rPr>
          </w:rPrChange>
        </w:rPr>
      </w:pPr>
      <w:del w:id="1355" w:author="Lucas Abdalla Menezes" w:date="2020-03-08T18:44:00Z">
        <w:r w:rsidRPr="00343C28" w:rsidDel="00A77C63">
          <w:rPr>
            <w:b/>
            <w:bCs/>
            <w:i/>
            <w:iCs/>
            <w:sz w:val="22"/>
            <w:szCs w:val="22"/>
            <w:rPrChange w:id="1356" w:author="Lucas Abdalla Menezes" w:date="2020-03-08T19:11:00Z">
              <w:rPr>
                <w:b/>
                <w:bCs/>
                <w:i/>
                <w:iCs/>
                <w:sz w:val="22"/>
                <w:szCs w:val="22"/>
              </w:rPr>
            </w:rPrChange>
          </w:rPr>
          <w:delText xml:space="preserve">  server.send(200, "text/plain", ptr); </w:delText>
        </w:r>
      </w:del>
    </w:p>
    <w:p w:rsidR="00AF7F1C" w:rsidRPr="00343C28" w:rsidRDefault="00822802">
      <w:pPr>
        <w:spacing w:line="360" w:lineRule="auto"/>
        <w:rPr>
          <w:ins w:id="1357" w:author="Lucas Abdalla Menezes" w:date="2020-03-08T09:40:00Z"/>
          <w:rPrChange w:id="1358" w:author="Lucas Abdalla Menezes" w:date="2020-03-08T19:11:00Z">
            <w:rPr>
              <w:ins w:id="1359" w:author="Lucas Abdalla Menezes" w:date="2020-03-08T09:40:00Z"/>
            </w:rPr>
          </w:rPrChange>
        </w:rPr>
      </w:pPr>
      <w:del w:id="1360" w:author="Lucas Abdalla Menezes" w:date="2020-03-08T18:44:00Z">
        <w:r w:rsidRPr="00343C28" w:rsidDel="00A77C63">
          <w:rPr>
            <w:b/>
            <w:bCs/>
            <w:i/>
            <w:iCs/>
            <w:sz w:val="22"/>
            <w:szCs w:val="22"/>
            <w:rPrChange w:id="1361" w:author="Lucas Abdalla Menezes" w:date="2020-03-08T19:11:00Z">
              <w:rPr>
                <w:b/>
                <w:bCs/>
                <w:i/>
                <w:iCs/>
                <w:sz w:val="22"/>
                <w:szCs w:val="22"/>
              </w:rPr>
            </w:rPrChange>
          </w:rPr>
          <w:delText>}</w:delText>
        </w:r>
      </w:del>
    </w:p>
    <w:p w:rsidR="00AF7F1C" w:rsidRPr="00AF7F1C" w:rsidRDefault="00AF7F1C" w:rsidP="00AF7F1C">
      <w:pPr>
        <w:spacing w:line="360" w:lineRule="auto"/>
        <w:rPr>
          <w:ins w:id="1362" w:author="Lucas Abdalla Menezes" w:date="2020-03-08T09:50:00Z"/>
          <w:sz w:val="22"/>
          <w:szCs w:val="22"/>
          <w:rPrChange w:id="1363" w:author="Lucas Abdalla Menezes" w:date="2020-03-08T10:28:00Z">
            <w:rPr>
              <w:ins w:id="1364" w:author="Lucas Abdalla Menezes" w:date="2020-03-08T09:50:00Z"/>
            </w:rPr>
          </w:rPrChange>
        </w:rPr>
        <w:pPrChange w:id="1365" w:author="Lucas Abdalla Menezes" w:date="2020-03-08T09:40:00Z">
          <w:pPr>
            <w:spacing w:line="360" w:lineRule="auto"/>
          </w:pPr>
        </w:pPrChange>
      </w:pPr>
      <w:ins w:id="1366" w:author="Lucas Abdalla Menezes" w:date="2020-03-08T09:40:00Z">
        <w:r w:rsidRPr="00AF7F1C">
          <w:rPr>
            <w:sz w:val="22"/>
            <w:szCs w:val="22"/>
            <w:rPrChange w:id="1367" w:author="Lucas Abdalla Menezes" w:date="2020-03-08T10:28:00Z">
              <w:rPr/>
            </w:rPrChange>
          </w:rPr>
          <w:lastRenderedPageBreak/>
          <w:t>Após inserido o c</w:t>
        </w:r>
      </w:ins>
      <w:ins w:id="1368" w:author="Lucas Abdalla Menezes" w:date="2020-03-08T09:41:00Z">
        <w:r w:rsidR="00CC7392">
          <w:rPr>
            <w:sz w:val="22"/>
            <w:szCs w:val="22"/>
            <w:rPrChange w:id="1369" w:author="Lucas Abdalla Menezes" w:date="2020-03-08T10:28:00Z">
              <w:rPr>
                <w:sz w:val="22"/>
                <w:szCs w:val="22"/>
              </w:rPr>
            </w:rPrChange>
          </w:rPr>
          <w:t>ódigo compilado no ESP</w:t>
        </w:r>
        <w:proofErr w:type="gramStart"/>
        <w:r w:rsidR="00CC7392">
          <w:rPr>
            <w:sz w:val="22"/>
            <w:szCs w:val="22"/>
            <w:rPrChange w:id="1370" w:author="Lucas Abdalla Menezes" w:date="2020-03-08T10:28:00Z">
              <w:rPr>
                <w:sz w:val="22"/>
                <w:szCs w:val="22"/>
              </w:rPr>
            </w:rPrChange>
          </w:rPr>
          <w:t>32</w:t>
        </w:r>
      </w:ins>
      <w:ins w:id="1371" w:author="Lucas Abdalla Menezes" w:date="2020-03-08T13:38:00Z">
        <w:r w:rsidR="00CC7392" w:rsidRPr="00AF7F1C">
          <w:rPr>
            <w:sz w:val="22"/>
            <w:szCs w:val="22"/>
            <w:rPrChange w:id="1372" w:author="Lucas Abdalla Menezes" w:date="2020-03-08T10:28:00Z">
              <w:rPr>
                <w:sz w:val="22"/>
                <w:szCs w:val="22"/>
              </w:rPr>
            </w:rPrChange>
          </w:rPr>
          <w:t xml:space="preserve"> </w:t>
        </w:r>
      </w:ins>
      <w:ins w:id="1373" w:author="Lucas Abdalla Menezes" w:date="2020-03-08T09:41:00Z">
        <w:r w:rsidRPr="00AF7F1C">
          <w:rPr>
            <w:sz w:val="22"/>
            <w:szCs w:val="22"/>
            <w:rPrChange w:id="1374" w:author="Lucas Abdalla Menezes" w:date="2020-03-08T10:28:00Z">
              <w:rPr/>
            </w:rPrChange>
          </w:rPr>
          <w:t>,</w:t>
        </w:r>
        <w:proofErr w:type="gramEnd"/>
        <w:r w:rsidRPr="00AF7F1C">
          <w:rPr>
            <w:sz w:val="22"/>
            <w:szCs w:val="22"/>
            <w:rPrChange w:id="1375" w:author="Lucas Abdalla Menezes" w:date="2020-03-08T10:28:00Z">
              <w:rPr/>
            </w:rPrChange>
          </w:rPr>
          <w:t xml:space="preserve"> </w:t>
        </w:r>
      </w:ins>
      <w:ins w:id="1376" w:author="Lucas Abdalla Menezes" w:date="2020-03-08T09:48:00Z">
        <w:r w:rsidRPr="00AF7F1C">
          <w:rPr>
            <w:sz w:val="22"/>
            <w:szCs w:val="22"/>
            <w:rPrChange w:id="1377" w:author="Lucas Abdalla Menezes" w:date="2020-03-08T10:28:00Z">
              <w:rPr/>
            </w:rPrChange>
          </w:rPr>
          <w:t xml:space="preserve">ao acessar </w:t>
        </w:r>
        <w:r w:rsidRPr="00AF7F1C">
          <w:rPr>
            <w:sz w:val="22"/>
            <w:szCs w:val="22"/>
            <w:rPrChange w:id="1378" w:author="Lucas Abdalla Menezes" w:date="2020-03-08T10:28:00Z">
              <w:rPr/>
            </w:rPrChange>
          </w:rPr>
          <w:fldChar w:fldCharType="begin"/>
        </w:r>
        <w:r w:rsidRPr="00AF7F1C">
          <w:rPr>
            <w:sz w:val="22"/>
            <w:szCs w:val="22"/>
            <w:rPrChange w:id="1379" w:author="Lucas Abdalla Menezes" w:date="2020-03-08T10:28:00Z">
              <w:rPr/>
            </w:rPrChange>
          </w:rPr>
          <w:instrText xml:space="preserve"> HYPERLINK "http://IP" </w:instrText>
        </w:r>
        <w:r w:rsidRPr="00AF7F1C">
          <w:rPr>
            <w:sz w:val="22"/>
            <w:szCs w:val="22"/>
            <w:rPrChange w:id="1380" w:author="Lucas Abdalla Menezes" w:date="2020-03-08T10:28:00Z">
              <w:rPr/>
            </w:rPrChange>
          </w:rPr>
          <w:fldChar w:fldCharType="separate"/>
        </w:r>
        <w:r w:rsidRPr="00AF7F1C">
          <w:rPr>
            <w:rStyle w:val="Hyperlink"/>
            <w:sz w:val="22"/>
            <w:szCs w:val="22"/>
            <w:rPrChange w:id="1381" w:author="Lucas Abdalla Menezes" w:date="2020-03-08T10:28:00Z">
              <w:rPr>
                <w:rStyle w:val="Hyperlink"/>
              </w:rPr>
            </w:rPrChange>
          </w:rPr>
          <w:t>http://IP</w:t>
        </w:r>
        <w:r w:rsidRPr="00AF7F1C">
          <w:rPr>
            <w:sz w:val="22"/>
            <w:szCs w:val="22"/>
            <w:rPrChange w:id="1382" w:author="Lucas Abdalla Menezes" w:date="2020-03-08T10:28:00Z">
              <w:rPr/>
            </w:rPrChange>
          </w:rPr>
          <w:fldChar w:fldCharType="end"/>
        </w:r>
        <w:r w:rsidRPr="00AF7F1C">
          <w:rPr>
            <w:sz w:val="22"/>
            <w:szCs w:val="22"/>
            <w:rPrChange w:id="1383" w:author="Lucas Abdalla Menezes" w:date="2020-03-08T10:28:00Z">
              <w:rPr/>
            </w:rPrChange>
          </w:rPr>
          <w:t xml:space="preserve">, obtemos </w:t>
        </w:r>
      </w:ins>
      <w:ins w:id="1384" w:author="Lucas Abdalla Menezes" w:date="2020-03-08T13:38:00Z">
        <w:r w:rsidR="008D6EB2">
          <w:rPr>
            <w:sz w:val="22"/>
            <w:szCs w:val="22"/>
          </w:rPr>
          <w:t xml:space="preserve">a última </w:t>
        </w:r>
      </w:ins>
      <w:ins w:id="1385" w:author="Lucas Abdalla Menezes" w:date="2020-03-08T09:48:00Z">
        <w:r w:rsidRPr="00AF7F1C">
          <w:rPr>
            <w:sz w:val="22"/>
            <w:szCs w:val="22"/>
            <w:rPrChange w:id="1386" w:author="Lucas Abdalla Menezes" w:date="2020-03-08T10:28:00Z">
              <w:rPr/>
            </w:rPrChange>
          </w:rPr>
          <w:t>janela de valores</w:t>
        </w:r>
      </w:ins>
      <w:ins w:id="1387" w:author="Lucas Abdalla Menezes" w:date="2020-03-08T13:38:00Z">
        <w:r w:rsidR="008D6EB2">
          <w:rPr>
            <w:sz w:val="22"/>
            <w:szCs w:val="22"/>
          </w:rPr>
          <w:t xml:space="preserve"> completa usada</w:t>
        </w:r>
      </w:ins>
      <w:ins w:id="1388" w:author="Lucas Abdalla Menezes" w:date="2020-03-08T09:48:00Z">
        <w:r w:rsidRPr="00AF7F1C">
          <w:rPr>
            <w:sz w:val="22"/>
            <w:szCs w:val="22"/>
            <w:rPrChange w:id="1389" w:author="Lucas Abdalla Menezes" w:date="2020-03-08T10:28:00Z">
              <w:rPr/>
            </w:rPrChange>
          </w:rPr>
          <w:t xml:space="preserve"> para o cálculo do valor RMS</w:t>
        </w:r>
      </w:ins>
      <w:ins w:id="1390" w:author="Lucas Abdalla Menezes" w:date="2020-03-08T09:49:00Z">
        <w:r w:rsidRPr="00AF7F1C">
          <w:rPr>
            <w:sz w:val="22"/>
            <w:szCs w:val="22"/>
            <w:rPrChange w:id="1391" w:author="Lucas Abdalla Menezes" w:date="2020-03-08T10:28:00Z">
              <w:rPr/>
            </w:rPrChange>
          </w:rPr>
          <w:t xml:space="preserve">. </w:t>
        </w:r>
        <w:proofErr w:type="gramStart"/>
        <w:r w:rsidRPr="00AF7F1C">
          <w:rPr>
            <w:sz w:val="22"/>
            <w:szCs w:val="22"/>
            <w:rPrChange w:id="1392" w:author="Lucas Abdalla Menezes" w:date="2020-03-08T10:28:00Z">
              <w:rPr/>
            </w:rPrChange>
          </w:rPr>
          <w:t>Acessando</w:t>
        </w:r>
      </w:ins>
      <w:ins w:id="1393" w:author="Lucas Abdalla Menezes" w:date="2020-03-08T09:48:00Z">
        <w:r w:rsidRPr="00AF7F1C">
          <w:rPr>
            <w:sz w:val="22"/>
            <w:szCs w:val="22"/>
            <w:rPrChange w:id="1394" w:author="Lucas Abdalla Menezes" w:date="2020-03-08T10:28:00Z">
              <w:rPr/>
            </w:rPrChange>
          </w:rPr>
          <w:t xml:space="preserve"> </w:t>
        </w:r>
      </w:ins>
      <w:ins w:id="1395" w:author="Lucas Abdalla Menezes" w:date="2020-03-08T09:41:00Z">
        <w:r w:rsidRPr="00AF7F1C">
          <w:rPr>
            <w:sz w:val="22"/>
            <w:szCs w:val="22"/>
            <w:rPrChange w:id="1396" w:author="Lucas Abdalla Menezes" w:date="2020-03-08T10:28:00Z">
              <w:rPr/>
            </w:rPrChange>
          </w:rPr>
          <w:t xml:space="preserve"> </w:t>
        </w:r>
      </w:ins>
      <w:ins w:id="1397" w:author="Lucas Abdalla Menezes" w:date="2020-03-08T09:42:00Z">
        <w:r w:rsidRPr="00AF7F1C">
          <w:rPr>
            <w:sz w:val="22"/>
            <w:szCs w:val="22"/>
            <w:rPrChange w:id="1398" w:author="Lucas Abdalla Menezes" w:date="2020-03-08T10:28:00Z">
              <w:rPr/>
            </w:rPrChange>
          </w:rPr>
          <w:fldChar w:fldCharType="begin"/>
        </w:r>
        <w:r w:rsidRPr="00AF7F1C">
          <w:rPr>
            <w:sz w:val="22"/>
            <w:szCs w:val="22"/>
            <w:rPrChange w:id="1399" w:author="Lucas Abdalla Menezes" w:date="2020-03-08T10:28:00Z">
              <w:rPr/>
            </w:rPrChange>
          </w:rPr>
          <w:instrText xml:space="preserve"> HYPERLINK "</w:instrText>
        </w:r>
      </w:ins>
      <w:ins w:id="1400" w:author="Lucas Abdalla Menezes" w:date="2020-03-08T09:41:00Z">
        <w:r w:rsidRPr="00AF7F1C">
          <w:rPr>
            <w:sz w:val="22"/>
            <w:szCs w:val="22"/>
            <w:rPrChange w:id="1401" w:author="Lucas Abdalla Menezes" w:date="2020-03-08T10:28:00Z">
              <w:rPr/>
            </w:rPrChange>
          </w:rPr>
          <w:instrText>http://IP</w:instrText>
        </w:r>
      </w:ins>
      <w:ins w:id="1402" w:author="Lucas Abdalla Menezes" w:date="2020-03-08T09:42:00Z">
        <w:r w:rsidRPr="00AF7F1C">
          <w:rPr>
            <w:sz w:val="22"/>
            <w:szCs w:val="22"/>
            <w:rPrChange w:id="1403" w:author="Lucas Abdalla Menezes" w:date="2020-03-08T10:28:00Z">
              <w:rPr/>
            </w:rPrChange>
          </w:rPr>
          <w:instrText xml:space="preserve">/i_rms" </w:instrText>
        </w:r>
        <w:r w:rsidRPr="00AF7F1C">
          <w:rPr>
            <w:sz w:val="22"/>
            <w:szCs w:val="22"/>
            <w:rPrChange w:id="1404" w:author="Lucas Abdalla Menezes" w:date="2020-03-08T10:28:00Z">
              <w:rPr/>
            </w:rPrChange>
          </w:rPr>
          <w:fldChar w:fldCharType="separate"/>
        </w:r>
      </w:ins>
      <w:ins w:id="1405" w:author="Lucas Abdalla Menezes" w:date="2020-03-08T09:41:00Z">
        <w:r w:rsidRPr="00AF7F1C">
          <w:rPr>
            <w:rStyle w:val="Hyperlink"/>
            <w:sz w:val="22"/>
            <w:szCs w:val="22"/>
            <w:rPrChange w:id="1406" w:author="Lucas Abdalla Menezes" w:date="2020-03-08T10:28:00Z">
              <w:rPr>
                <w:rStyle w:val="Hyperlink"/>
              </w:rPr>
            </w:rPrChange>
          </w:rPr>
          <w:t>http://IP</w:t>
        </w:r>
      </w:ins>
      <w:ins w:id="1407" w:author="Lucas Abdalla Menezes" w:date="2020-03-08T09:42:00Z">
        <w:r w:rsidRPr="00AF7F1C">
          <w:rPr>
            <w:rStyle w:val="Hyperlink"/>
            <w:sz w:val="22"/>
            <w:szCs w:val="22"/>
            <w:rPrChange w:id="1408" w:author="Lucas Abdalla Menezes" w:date="2020-03-08T10:28:00Z">
              <w:rPr>
                <w:rStyle w:val="Hyperlink"/>
              </w:rPr>
            </w:rPrChange>
          </w:rPr>
          <w:t>/i_rms</w:t>
        </w:r>
        <w:proofErr w:type="gramEnd"/>
        <w:r w:rsidRPr="00AF7F1C">
          <w:rPr>
            <w:sz w:val="22"/>
            <w:szCs w:val="22"/>
            <w:rPrChange w:id="1409" w:author="Lucas Abdalla Menezes" w:date="2020-03-08T10:28:00Z">
              <w:rPr/>
            </w:rPrChange>
          </w:rPr>
          <w:fldChar w:fldCharType="end"/>
        </w:r>
        <w:r w:rsidRPr="00AF7F1C">
          <w:rPr>
            <w:sz w:val="22"/>
            <w:szCs w:val="22"/>
            <w:rPrChange w:id="1410" w:author="Lucas Abdalla Menezes" w:date="2020-03-08T10:28:00Z">
              <w:rPr/>
            </w:rPrChange>
          </w:rPr>
          <w:t xml:space="preserve">, </w:t>
        </w:r>
      </w:ins>
      <w:ins w:id="1411" w:author="Lucas Abdalla Menezes" w:date="2020-03-08T09:49:00Z">
        <w:r w:rsidRPr="00AF7F1C">
          <w:rPr>
            <w:sz w:val="22"/>
            <w:szCs w:val="22"/>
            <w:rPrChange w:id="1412" w:author="Lucas Abdalla Menezes" w:date="2020-03-08T10:28:00Z">
              <w:rPr/>
            </w:rPrChange>
          </w:rPr>
          <w:t>é obtido</w:t>
        </w:r>
      </w:ins>
      <w:ins w:id="1413" w:author="Lucas Abdalla Menezes" w:date="2020-03-08T09:42:00Z">
        <w:r w:rsidRPr="00AF7F1C">
          <w:rPr>
            <w:sz w:val="22"/>
            <w:szCs w:val="22"/>
            <w:rPrChange w:id="1414" w:author="Lucas Abdalla Menezes" w:date="2020-03-08T10:28:00Z">
              <w:rPr/>
            </w:rPrChange>
          </w:rPr>
          <w:t xml:space="preserve"> o valor RMS, para uma janela de intervalo de </w:t>
        </w:r>
      </w:ins>
      <w:ins w:id="1415" w:author="Lucas Abdalla Menezes" w:date="2020-03-08T09:43:00Z">
        <m:oMath>
          <m:r>
            <w:rPr>
              <w:rFonts w:ascii="Cambria Math" w:hAnsi="Cambria Math"/>
              <w:sz w:val="22"/>
              <w:szCs w:val="22"/>
              <w:rPrChange w:id="1416" w:author="Lucas Abdalla Menezes" w:date="2020-03-08T10:28:00Z">
                <w:rPr>
                  <w:rFonts w:ascii="Cambria Math" w:hAnsi="Cambria Math"/>
                </w:rPr>
              </w:rPrChange>
            </w:rPr>
            <m:t>100*255 u</m:t>
          </m:r>
        </m:oMath>
      </w:ins>
      <w:ins w:id="1417" w:author="Lucas Abdalla Menezes" w:date="2020-03-08T10:28:00Z">
        <m:oMath>
          <m:r>
            <w:rPr>
              <w:rFonts w:ascii="Cambria Math" w:hAnsi="Cambria Math"/>
              <w:sz w:val="22"/>
              <w:szCs w:val="22"/>
            </w:rPr>
            <m:t>s</m:t>
          </m:r>
        </m:oMath>
      </w:ins>
      <w:ins w:id="1418" w:author="Lucas Abdalla Menezes" w:date="2020-03-08T09:43:00Z">
        <w:r w:rsidRPr="00AF7F1C">
          <w:rPr>
            <w:sz w:val="22"/>
            <w:szCs w:val="22"/>
            <w:rPrChange w:id="1419" w:author="Lucas Abdalla Menezes" w:date="2020-03-08T10:28:00Z">
              <w:rPr/>
            </w:rPrChange>
          </w:rPr>
          <w:t xml:space="preserve">. E esse valor </w:t>
        </w:r>
      </w:ins>
      <w:ins w:id="1420" w:author="Lucas Abdalla Menezes" w:date="2020-03-08T09:49:00Z">
        <w:r w:rsidRPr="00AF7F1C">
          <w:rPr>
            <w:sz w:val="22"/>
            <w:szCs w:val="22"/>
            <w:rPrChange w:id="1421" w:author="Lucas Abdalla Menezes" w:date="2020-03-08T10:28:00Z">
              <w:rPr/>
            </w:rPrChange>
          </w:rPr>
          <w:t>é</w:t>
        </w:r>
      </w:ins>
      <w:ins w:id="1422" w:author="Lucas Abdalla Menezes" w:date="2020-03-08T09:43:00Z">
        <w:r w:rsidRPr="00AF7F1C">
          <w:rPr>
            <w:sz w:val="22"/>
            <w:szCs w:val="22"/>
            <w:rPrChange w:id="1423" w:author="Lucas Abdalla Menezes" w:date="2020-03-08T10:28:00Z">
              <w:rPr/>
            </w:rPrChange>
          </w:rPr>
          <w:t xml:space="preserve"> atualizado a </w:t>
        </w:r>
        <w:proofErr w:type="gramStart"/>
        <w:r w:rsidRPr="00AF7F1C">
          <w:rPr>
            <w:sz w:val="22"/>
            <w:szCs w:val="22"/>
            <w:rPrChange w:id="1424" w:author="Lucas Abdalla Menezes" w:date="2020-03-08T10:28:00Z">
              <w:rPr/>
            </w:rPrChange>
          </w:rPr>
          <w:t>cada</w:t>
        </w:r>
      </w:ins>
      <w:ins w:id="1425" w:author="Lucas Abdalla Menezes" w:date="2020-03-08T09:47:00Z">
        <w:r w:rsidRPr="00AF7F1C">
          <w:rPr>
            <w:sz w:val="22"/>
            <w:szCs w:val="22"/>
            <w:rPrChange w:id="1426" w:author="Lucas Abdalla Menezes" w:date="2020-03-08T10:28:00Z">
              <w:rPr/>
            </w:rPrChange>
          </w:rPr>
          <w:t xml:space="preserve"> </w:t>
        </w:r>
      </w:ins>
      <w:ins w:id="1427" w:author="Lucas Abdalla Menezes" w:date="2020-03-08T09:44:00Z">
        <m:oMath>
          <m:r>
            <w:rPr>
              <w:rFonts w:ascii="Cambria Math" w:hAnsi="Cambria Math"/>
              <w:sz w:val="22"/>
              <w:szCs w:val="22"/>
              <w:rPrChange w:id="1428" w:author="Lucas Abdalla Menezes" w:date="2020-03-08T10:28:00Z">
                <w:rPr>
                  <w:rFonts w:ascii="Cambria Math" w:hAnsi="Cambria Math"/>
                </w:rPr>
              </w:rPrChange>
            </w:rPr>
            <m:t>500 ms</m:t>
          </m:r>
        </m:oMath>
        <w:r w:rsidRPr="00AF7F1C">
          <w:rPr>
            <w:sz w:val="22"/>
            <w:szCs w:val="22"/>
            <w:rPrChange w:id="1429" w:author="Lucas Abdalla Menezes" w:date="2020-03-08T10:28:00Z">
              <w:rPr/>
            </w:rPrChange>
          </w:rPr>
          <w:t>.</w:t>
        </w:r>
        <w:proofErr w:type="gramEnd"/>
        <w:r w:rsidRPr="00AF7F1C">
          <w:rPr>
            <w:sz w:val="22"/>
            <w:szCs w:val="22"/>
            <w:rPrChange w:id="1430" w:author="Lucas Abdalla Menezes" w:date="2020-03-08T10:28:00Z">
              <w:rPr/>
            </w:rPrChange>
          </w:rPr>
          <w:t xml:space="preserve"> Além disso, utilizando o </w:t>
        </w:r>
        <w:proofErr w:type="spellStart"/>
        <w:r w:rsidRPr="00AF7F1C">
          <w:rPr>
            <w:sz w:val="22"/>
            <w:szCs w:val="22"/>
            <w:rPrChange w:id="1431" w:author="Lucas Abdalla Menezes" w:date="2020-03-08T10:28:00Z">
              <w:rPr/>
            </w:rPrChange>
          </w:rPr>
          <w:t>endpoint</w:t>
        </w:r>
        <w:proofErr w:type="spellEnd"/>
        <w:r w:rsidRPr="00AF7F1C">
          <w:rPr>
            <w:sz w:val="22"/>
            <w:szCs w:val="22"/>
            <w:rPrChange w:id="1432" w:author="Lucas Abdalla Menezes" w:date="2020-03-08T10:28:00Z">
              <w:rPr/>
            </w:rPrChange>
          </w:rPr>
          <w:t xml:space="preserve"> </w:t>
        </w:r>
        <w:r w:rsidRPr="00AF7F1C">
          <w:rPr>
            <w:sz w:val="22"/>
            <w:szCs w:val="22"/>
            <w:rPrChange w:id="1433" w:author="Lucas Abdalla Menezes" w:date="2020-03-08T10:28:00Z">
              <w:rPr/>
            </w:rPrChange>
          </w:rPr>
          <w:fldChar w:fldCharType="begin"/>
        </w:r>
        <w:r w:rsidRPr="00AF7F1C">
          <w:rPr>
            <w:sz w:val="22"/>
            <w:szCs w:val="22"/>
            <w:rPrChange w:id="1434" w:author="Lucas Abdalla Menezes" w:date="2020-03-08T10:28:00Z">
              <w:rPr/>
            </w:rPrChange>
          </w:rPr>
          <w:instrText xml:space="preserve"> HYPERLINK "http://IP/i_rms_data" </w:instrText>
        </w:r>
        <w:r w:rsidRPr="00AF7F1C">
          <w:rPr>
            <w:sz w:val="22"/>
            <w:szCs w:val="22"/>
            <w:rPrChange w:id="1435" w:author="Lucas Abdalla Menezes" w:date="2020-03-08T10:28:00Z">
              <w:rPr/>
            </w:rPrChange>
          </w:rPr>
          <w:fldChar w:fldCharType="separate"/>
        </w:r>
        <w:r w:rsidRPr="00AF7F1C">
          <w:rPr>
            <w:rStyle w:val="Hyperlink"/>
            <w:sz w:val="22"/>
            <w:szCs w:val="22"/>
            <w:rPrChange w:id="1436" w:author="Lucas Abdalla Menezes" w:date="2020-03-08T10:28:00Z">
              <w:rPr>
                <w:rStyle w:val="Hyperlink"/>
              </w:rPr>
            </w:rPrChange>
          </w:rPr>
          <w:t>http://IP/i_rms_data</w:t>
        </w:r>
        <w:r w:rsidRPr="00AF7F1C">
          <w:rPr>
            <w:sz w:val="22"/>
            <w:szCs w:val="22"/>
            <w:rPrChange w:id="1437" w:author="Lucas Abdalla Menezes" w:date="2020-03-08T10:28:00Z">
              <w:rPr/>
            </w:rPrChange>
          </w:rPr>
          <w:fldChar w:fldCharType="end"/>
        </w:r>
        <w:r w:rsidRPr="00AF7F1C">
          <w:rPr>
            <w:sz w:val="22"/>
            <w:szCs w:val="22"/>
            <w:rPrChange w:id="1438" w:author="Lucas Abdalla Menezes" w:date="2020-03-08T10:28:00Z">
              <w:rPr/>
            </w:rPrChange>
          </w:rPr>
          <w:t xml:space="preserve">, é possível obter os </w:t>
        </w:r>
      </w:ins>
      <w:ins w:id="1439" w:author="Lucas Abdalla Menezes" w:date="2020-03-08T09:45:00Z">
        <w:r w:rsidRPr="00AF7F1C">
          <w:rPr>
            <w:sz w:val="22"/>
            <w:szCs w:val="22"/>
            <w:rPrChange w:id="1440" w:author="Lucas Abdalla Menezes" w:date="2020-03-08T10:28:00Z">
              <w:rPr/>
            </w:rPrChange>
          </w:rPr>
          <w:t>últimos</w:t>
        </w:r>
      </w:ins>
      <w:ins w:id="1441" w:author="Lucas Abdalla Menezes" w:date="2020-03-08T09:44:00Z">
        <w:r w:rsidRPr="00AF7F1C">
          <w:rPr>
            <w:sz w:val="22"/>
            <w:szCs w:val="22"/>
            <w:rPrChange w:id="1442" w:author="Lucas Abdalla Menezes" w:date="2020-03-08T10:28:00Z">
              <w:rPr/>
            </w:rPrChange>
          </w:rPr>
          <w:t xml:space="preserve"> </w:t>
        </w:r>
      </w:ins>
      <w:ins w:id="1443" w:author="Lucas Abdalla Menezes" w:date="2020-03-08T09:47:00Z">
        <w:r w:rsidRPr="00AF7F1C">
          <w:rPr>
            <w:sz w:val="22"/>
            <w:szCs w:val="22"/>
            <w:rPrChange w:id="1444" w:author="Lucas Abdalla Menezes" w:date="2020-03-08T10:28:00Z">
              <w:rPr/>
            </w:rPrChange>
          </w:rPr>
          <w:t>512 valores, RMS calculados.</w:t>
        </w:r>
      </w:ins>
    </w:p>
    <w:p w:rsidR="00AF7F1C" w:rsidRDefault="00AF7F1C" w:rsidP="00AF7F1C">
      <w:pPr>
        <w:spacing w:line="360" w:lineRule="auto"/>
        <w:rPr>
          <w:ins w:id="1445" w:author="Lucas Abdalla Menezes" w:date="2020-03-08T13:46:00Z"/>
          <w:sz w:val="22"/>
          <w:szCs w:val="22"/>
        </w:rPr>
        <w:pPrChange w:id="1446" w:author="Lucas Abdalla Menezes" w:date="2020-03-08T09:40:00Z">
          <w:pPr>
            <w:spacing w:line="360" w:lineRule="auto"/>
          </w:pPr>
        </w:pPrChange>
      </w:pPr>
      <w:ins w:id="1447" w:author="Lucas Abdalla Menezes" w:date="2020-03-08T09:53:00Z">
        <w:r w:rsidRPr="00AF7F1C">
          <w:rPr>
            <w:sz w:val="22"/>
            <w:szCs w:val="22"/>
            <w:rPrChange w:id="1448" w:author="Lucas Abdalla Menezes" w:date="2020-03-08T10:28:00Z">
              <w:rPr/>
            </w:rPrChange>
          </w:rPr>
          <w:t>Foi</w:t>
        </w:r>
      </w:ins>
      <w:ins w:id="1449" w:author="Lucas Abdalla Menezes" w:date="2020-03-08T09:52:00Z">
        <w:r w:rsidRPr="00AF7F1C">
          <w:rPr>
            <w:sz w:val="22"/>
            <w:szCs w:val="22"/>
            <w:rPrChange w:id="1450" w:author="Lucas Abdalla Menezes" w:date="2020-03-08T10:28:00Z">
              <w:rPr/>
            </w:rPrChange>
          </w:rPr>
          <w:t xml:space="preserve"> produzido </w:t>
        </w:r>
      </w:ins>
      <w:ins w:id="1451" w:author="Lucas Abdalla Menezes" w:date="2020-03-08T09:54:00Z">
        <w:r w:rsidRPr="00AF7F1C">
          <w:rPr>
            <w:sz w:val="22"/>
            <w:szCs w:val="22"/>
            <w:rPrChange w:id="1452" w:author="Lucas Abdalla Menezes" w:date="2020-03-08T10:28:00Z">
              <w:rPr/>
            </w:rPrChange>
          </w:rPr>
          <w:t xml:space="preserve">então, </w:t>
        </w:r>
      </w:ins>
      <w:ins w:id="1453" w:author="Lucas Abdalla Menezes" w:date="2020-03-08T09:52:00Z">
        <w:r w:rsidRPr="00AF7F1C">
          <w:rPr>
            <w:sz w:val="22"/>
            <w:szCs w:val="22"/>
            <w:rPrChange w:id="1454" w:author="Lucas Abdalla Menezes" w:date="2020-03-08T10:28:00Z">
              <w:rPr/>
            </w:rPrChange>
          </w:rPr>
          <w:t>um código em OCTAVE, por conta da praticidade</w:t>
        </w:r>
      </w:ins>
      <w:ins w:id="1455" w:author="Lucas Abdalla Menezes" w:date="2020-03-08T09:51:00Z">
        <w:r w:rsidR="008D6EB2">
          <w:rPr>
            <w:sz w:val="22"/>
            <w:szCs w:val="22"/>
            <w:rPrChange w:id="1456" w:author="Lucas Abdalla Menezes" w:date="2020-03-08T10:28:00Z">
              <w:rPr>
                <w:sz w:val="22"/>
                <w:szCs w:val="22"/>
              </w:rPr>
            </w:rPrChange>
          </w:rPr>
          <w:t>,</w:t>
        </w:r>
        <w:r w:rsidRPr="00AF7F1C">
          <w:rPr>
            <w:sz w:val="22"/>
            <w:szCs w:val="22"/>
            <w:rPrChange w:id="1457" w:author="Lucas Abdalla Menezes" w:date="2020-03-08T10:28:00Z">
              <w:rPr/>
            </w:rPrChange>
          </w:rPr>
          <w:t xml:space="preserve"> para uma primeira visualiza</w:t>
        </w:r>
      </w:ins>
      <w:ins w:id="1458" w:author="Lucas Abdalla Menezes" w:date="2020-03-08T09:53:00Z">
        <w:r w:rsidRPr="00AF7F1C">
          <w:rPr>
            <w:sz w:val="22"/>
            <w:szCs w:val="22"/>
            <w:rPrChange w:id="1459" w:author="Lucas Abdalla Menezes" w:date="2020-03-08T10:28:00Z">
              <w:rPr/>
            </w:rPrChange>
          </w:rPr>
          <w:t xml:space="preserve">ção dos gráficos, e confirmar se as curvas obtidas condizem </w:t>
        </w:r>
        <w:r w:rsidRPr="00DF6787">
          <w:rPr>
            <w:sz w:val="22"/>
            <w:szCs w:val="22"/>
            <w:rPrChange w:id="1460" w:author="Lucas Abdalla Menezes" w:date="2020-03-08T10:29:00Z">
              <w:rPr/>
            </w:rPrChange>
          </w:rPr>
          <w:t>com</w:t>
        </w:r>
        <w:r w:rsidRPr="00AF7F1C">
          <w:rPr>
            <w:sz w:val="22"/>
            <w:szCs w:val="22"/>
            <w:rPrChange w:id="1461" w:author="Lucas Abdalla Menezes" w:date="2020-03-08T10:28:00Z">
              <w:rPr/>
            </w:rPrChange>
          </w:rPr>
          <w:t xml:space="preserve"> </w:t>
        </w:r>
      </w:ins>
      <w:ins w:id="1462" w:author="Lucas Abdalla Menezes" w:date="2020-03-08T09:54:00Z">
        <w:r w:rsidRPr="00AF7F1C">
          <w:rPr>
            <w:sz w:val="22"/>
            <w:szCs w:val="22"/>
            <w:rPrChange w:id="1463" w:author="Lucas Abdalla Menezes" w:date="2020-03-08T10:28:00Z">
              <w:rPr/>
            </w:rPrChange>
          </w:rPr>
          <w:t>a</w:t>
        </w:r>
      </w:ins>
      <w:ins w:id="1464" w:author="Lucas Abdalla Menezes" w:date="2020-03-08T09:53:00Z">
        <w:r w:rsidRPr="00AF7F1C">
          <w:rPr>
            <w:sz w:val="22"/>
            <w:szCs w:val="22"/>
            <w:rPrChange w:id="1465" w:author="Lucas Abdalla Menezes" w:date="2020-03-08T10:28:00Z">
              <w:rPr/>
            </w:rPrChange>
          </w:rPr>
          <w:t xml:space="preserve"> </w:t>
        </w:r>
        <w:r w:rsidRPr="00DF6787">
          <w:rPr>
            <w:sz w:val="22"/>
            <w:szCs w:val="22"/>
            <w:rPrChange w:id="1466" w:author="Lucas Abdalla Menezes" w:date="2020-03-08T10:29:00Z">
              <w:rPr/>
            </w:rPrChange>
          </w:rPr>
          <w:t>variação</w:t>
        </w:r>
        <w:r w:rsidRPr="00AF7F1C">
          <w:rPr>
            <w:sz w:val="22"/>
            <w:szCs w:val="22"/>
            <w:rPrChange w:id="1467" w:author="Lucas Abdalla Menezes" w:date="2020-03-08T10:28:00Z">
              <w:rPr/>
            </w:rPrChange>
          </w:rPr>
          <w:t xml:space="preserve"> das cargas</w:t>
        </w:r>
      </w:ins>
      <w:ins w:id="1468" w:author="Lucas Abdalla Menezes" w:date="2020-03-08T10:36:00Z">
        <w:r w:rsidR="00241E93">
          <w:rPr>
            <w:sz w:val="22"/>
            <w:szCs w:val="22"/>
          </w:rPr>
          <w:t xml:space="preserve"> do circuito</w:t>
        </w:r>
      </w:ins>
      <w:ins w:id="1469" w:author="Lucas Abdalla Menezes" w:date="2020-03-08T09:53:00Z">
        <w:r w:rsidRPr="00AF7F1C">
          <w:rPr>
            <w:sz w:val="22"/>
            <w:szCs w:val="22"/>
            <w:rPrChange w:id="1470" w:author="Lucas Abdalla Menezes" w:date="2020-03-08T10:28:00Z">
              <w:rPr/>
            </w:rPrChange>
          </w:rPr>
          <w:t>.</w:t>
        </w:r>
      </w:ins>
    </w:p>
    <w:p w:rsidR="008D6EB2" w:rsidRDefault="008D6EB2" w:rsidP="00AF7F1C">
      <w:pPr>
        <w:spacing w:line="360" w:lineRule="auto"/>
        <w:rPr>
          <w:ins w:id="1471" w:author="Lucas Abdalla Menezes" w:date="2020-03-08T15:51:00Z"/>
          <w:sz w:val="22"/>
          <w:szCs w:val="22"/>
        </w:rPr>
        <w:pPrChange w:id="1472" w:author="Lucas Abdalla Menezes" w:date="2020-03-08T09:40:00Z">
          <w:pPr>
            <w:spacing w:line="360" w:lineRule="auto"/>
          </w:pPr>
        </w:pPrChange>
      </w:pPr>
      <w:ins w:id="1473" w:author="Lucas Abdalla Menezes" w:date="2020-03-08T13:46:00Z">
        <w:r>
          <w:rPr>
            <w:sz w:val="22"/>
            <w:szCs w:val="22"/>
          </w:rPr>
          <w:t>Para testar o bom funcionamento, o TC foi colocado em uma das fases no quadro geral</w:t>
        </w:r>
      </w:ins>
      <w:ins w:id="1474" w:author="Lucas Abdalla Menezes" w:date="2020-03-08T13:47:00Z">
        <w:r>
          <w:rPr>
            <w:sz w:val="22"/>
            <w:szCs w:val="22"/>
          </w:rPr>
          <w:t>, monitorando a corrente das cargas ligadas a ele.</w:t>
        </w:r>
      </w:ins>
    </w:p>
    <w:p w:rsidR="00221407" w:rsidRDefault="00221407" w:rsidP="00AF7F1C">
      <w:pPr>
        <w:spacing w:line="360" w:lineRule="auto"/>
        <w:rPr>
          <w:ins w:id="1475" w:author="Lucas Abdalla Menezes" w:date="2020-03-08T15:51:00Z"/>
          <w:sz w:val="22"/>
          <w:szCs w:val="22"/>
        </w:rPr>
        <w:pPrChange w:id="1476" w:author="Lucas Abdalla Menezes" w:date="2020-03-08T09:40:00Z">
          <w:pPr>
            <w:spacing w:line="360" w:lineRule="auto"/>
          </w:pPr>
        </w:pPrChange>
      </w:pPr>
    </w:p>
    <w:p w:rsidR="00221407" w:rsidRDefault="00221407" w:rsidP="00AF7F1C">
      <w:pPr>
        <w:spacing w:line="360" w:lineRule="auto"/>
        <w:rPr>
          <w:ins w:id="1477" w:author="Lucas Abdalla Menezes" w:date="2020-03-08T13:39:00Z"/>
          <w:sz w:val="22"/>
          <w:szCs w:val="22"/>
          <w:u w:val="single"/>
        </w:rPr>
        <w:pPrChange w:id="1478" w:author="Lucas Abdalla Menezes" w:date="2020-03-08T09:40:00Z">
          <w:pPr>
            <w:spacing w:line="360" w:lineRule="auto"/>
          </w:pPr>
        </w:pPrChange>
      </w:pPr>
    </w:p>
    <w:p w:rsidR="008D6EB2" w:rsidRDefault="008D6EB2" w:rsidP="00AF7F1C">
      <w:pPr>
        <w:spacing w:line="360" w:lineRule="auto"/>
        <w:rPr>
          <w:ins w:id="1479" w:author="Lucas Abdalla Menezes" w:date="2020-03-08T13:40:00Z"/>
          <w:sz w:val="22"/>
          <w:szCs w:val="22"/>
        </w:rPr>
        <w:pPrChange w:id="1480" w:author="Lucas Abdalla Menezes" w:date="2020-03-08T09:40:00Z">
          <w:pPr>
            <w:spacing w:line="360" w:lineRule="auto"/>
          </w:pPr>
        </w:pPrChange>
      </w:pPr>
      <w:ins w:id="1481" w:author="Lucas Abdalla Menezes" w:date="2020-03-08T13:39:00Z">
        <w:r>
          <w:rPr>
            <w:sz w:val="22"/>
            <w:szCs w:val="22"/>
          </w:rPr>
          <w:t xml:space="preserve">Acessando </w:t>
        </w:r>
      </w:ins>
      <w:ins w:id="1482" w:author="Lucas Abdalla Menezes" w:date="2020-03-08T13:40:00Z">
        <w:r>
          <w:rPr>
            <w:sz w:val="22"/>
            <w:szCs w:val="22"/>
          </w:rPr>
          <w:fldChar w:fldCharType="begin"/>
        </w:r>
        <w:r>
          <w:rPr>
            <w:sz w:val="22"/>
            <w:szCs w:val="22"/>
          </w:rPr>
          <w:instrText xml:space="preserve"> HYPERLINK "</w:instrText>
        </w:r>
      </w:ins>
      <w:ins w:id="1483" w:author="Lucas Abdalla Menezes" w:date="2020-03-08T13:39:00Z">
        <w:r>
          <w:rPr>
            <w:sz w:val="22"/>
            <w:szCs w:val="22"/>
          </w:rPr>
          <w:instrText>http://</w:instrText>
        </w:r>
      </w:ins>
      <w:ins w:id="1484" w:author="Lucas Abdalla Menezes" w:date="2020-03-08T13:40:00Z">
        <w:r>
          <w:rPr>
            <w:sz w:val="22"/>
            <w:szCs w:val="22"/>
          </w:rPr>
          <w:instrText xml:space="preserve">IP" </w:instrText>
        </w:r>
        <w:r>
          <w:rPr>
            <w:sz w:val="22"/>
            <w:szCs w:val="22"/>
          </w:rPr>
          <w:fldChar w:fldCharType="separate"/>
        </w:r>
      </w:ins>
      <w:ins w:id="1485" w:author="Lucas Abdalla Menezes" w:date="2020-03-08T13:39:00Z">
        <w:r w:rsidRPr="004E20F4">
          <w:rPr>
            <w:rStyle w:val="Hyperlink"/>
            <w:sz w:val="22"/>
            <w:szCs w:val="22"/>
          </w:rPr>
          <w:t>http://</w:t>
        </w:r>
      </w:ins>
      <w:ins w:id="1486" w:author="Lucas Abdalla Menezes" w:date="2020-03-08T13:40:00Z">
        <w:r w:rsidRPr="004E20F4">
          <w:rPr>
            <w:rStyle w:val="Hyperlink"/>
            <w:sz w:val="22"/>
            <w:szCs w:val="22"/>
          </w:rPr>
          <w:t>IP</w:t>
        </w:r>
        <w:r>
          <w:rPr>
            <w:sz w:val="22"/>
            <w:szCs w:val="22"/>
          </w:rPr>
          <w:fldChar w:fldCharType="end"/>
        </w:r>
        <w:r>
          <w:rPr>
            <w:sz w:val="22"/>
            <w:szCs w:val="22"/>
          </w:rPr>
          <w:t>, obtivemos os valores, e passamos para um gráfico, ficando como mostrado na</w:t>
        </w:r>
      </w:ins>
      <w:ins w:id="1487" w:author="Lucas Abdalla Menezes" w:date="2020-03-08T13:45:00Z">
        <w:r>
          <w:rPr>
            <w:sz w:val="22"/>
            <w:szCs w:val="22"/>
          </w:rPr>
          <w:t xml:space="preserve"> </w:t>
        </w:r>
        <w:r>
          <w:rPr>
            <w:sz w:val="22"/>
            <w:szCs w:val="22"/>
          </w:rPr>
          <w:fldChar w:fldCharType="begin"/>
        </w:r>
        <w:r>
          <w:rPr>
            <w:sz w:val="22"/>
            <w:szCs w:val="22"/>
          </w:rPr>
          <w:instrText xml:space="preserve"> REF _Ref34567569 \h </w:instrText>
        </w:r>
        <w:r>
          <w:rPr>
            <w:sz w:val="22"/>
            <w:szCs w:val="22"/>
          </w:rPr>
        </w:r>
      </w:ins>
      <w:r>
        <w:rPr>
          <w:sz w:val="22"/>
          <w:szCs w:val="22"/>
        </w:rPr>
        <w:fldChar w:fldCharType="separate"/>
      </w:r>
      <w:ins w:id="1488" w:author="Lucas Abdalla Menezes" w:date="2020-03-08T13:45:00Z">
        <w:r>
          <w:t>Figur</w:t>
        </w:r>
        <w:r>
          <w:t>a</w:t>
        </w:r>
        <w:r>
          <w:t xml:space="preserve"> </w:t>
        </w:r>
        <w:r>
          <w:rPr>
            <w:noProof/>
          </w:rPr>
          <w:t>6</w:t>
        </w:r>
        <w:r>
          <w:rPr>
            <w:sz w:val="22"/>
            <w:szCs w:val="22"/>
          </w:rPr>
          <w:fldChar w:fldCharType="end"/>
        </w:r>
        <w:r>
          <w:rPr>
            <w:sz w:val="22"/>
            <w:szCs w:val="22"/>
          </w:rPr>
          <w:t>.</w:t>
        </w:r>
      </w:ins>
    </w:p>
    <w:p w:rsidR="008D6EB2" w:rsidRDefault="008D6EB2" w:rsidP="00AF7F1C">
      <w:pPr>
        <w:spacing w:line="360" w:lineRule="auto"/>
        <w:rPr>
          <w:ins w:id="1489" w:author="Lucas Abdalla Menezes" w:date="2020-03-08T13:40:00Z"/>
          <w:sz w:val="22"/>
          <w:szCs w:val="22"/>
        </w:rPr>
        <w:pPrChange w:id="1490" w:author="Lucas Abdalla Menezes" w:date="2020-03-08T09:40:00Z">
          <w:pPr>
            <w:spacing w:line="360" w:lineRule="auto"/>
          </w:pPr>
        </w:pPrChange>
      </w:pPr>
      <w:ins w:id="1491" w:author="Lucas Abdalla Menezes" w:date="2020-03-08T13:42:00Z">
        <w:r>
          <w:rPr>
            <w:noProof/>
          </w:rPr>
          <mc:AlternateContent>
            <mc:Choice Requires="wps">
              <w:drawing>
                <wp:anchor distT="0" distB="0" distL="114300" distR="114300" simplePos="0" relativeHeight="251661312" behindDoc="0" locked="0" layoutInCell="1" allowOverlap="1" wp14:anchorId="2605CF49" wp14:editId="47EDFC62">
                  <wp:simplePos x="0" y="0"/>
                  <wp:positionH relativeFrom="column">
                    <wp:posOffset>1106170</wp:posOffset>
                  </wp:positionH>
                  <wp:positionV relativeFrom="paragraph">
                    <wp:posOffset>2553335</wp:posOffset>
                  </wp:positionV>
                  <wp:extent cx="4086860" cy="635"/>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a:effectLst/>
                        </wps:spPr>
                        <wps:txbx>
                          <w:txbxContent>
                            <w:p w:rsidR="0025640B" w:rsidRPr="00F06F0E" w:rsidRDefault="0025640B" w:rsidP="008D6EB2">
                              <w:pPr>
                                <w:pStyle w:val="Legenda"/>
                                <w:jc w:val="center"/>
                                <w:rPr>
                                  <w:rFonts w:cs="Times New Roman"/>
                                  <w:noProof/>
                                </w:rPr>
                                <w:pPrChange w:id="1492" w:author="Lucas Abdalla Menezes" w:date="2020-03-08T13:42:00Z">
                                  <w:pPr>
                                    <w:spacing w:line="360" w:lineRule="auto"/>
                                  </w:pPr>
                                </w:pPrChange>
                              </w:pPr>
                              <w:bookmarkStart w:id="1493" w:name="_Ref34567521"/>
                              <w:bookmarkStart w:id="1494" w:name="_Ref34567569"/>
                              <w:ins w:id="1495" w:author="Lucas Abdalla Menezes" w:date="2020-03-08T13:42:00Z">
                                <w:r>
                                  <w:t xml:space="preserve">Figura </w:t>
                                </w:r>
                                <w:r>
                                  <w:fldChar w:fldCharType="begin"/>
                                </w:r>
                                <w:r>
                                  <w:instrText xml:space="preserve"> SEQ Figura \* ARABIC </w:instrText>
                                </w:r>
                              </w:ins>
                              <w:r>
                                <w:fldChar w:fldCharType="separate"/>
                              </w:r>
                              <w:ins w:id="1496" w:author="Lucas Abdalla Menezes" w:date="2020-03-08T19:46:00Z">
                                <w:r w:rsidR="00F41BF3">
                                  <w:rPr>
                                    <w:noProof/>
                                  </w:rPr>
                                  <w:t>8</w:t>
                                </w:r>
                              </w:ins>
                              <w:ins w:id="1497" w:author="Lucas Abdalla Menezes" w:date="2020-03-08T13:42:00Z">
                                <w:r>
                                  <w:fldChar w:fldCharType="end"/>
                                </w:r>
                              </w:ins>
                              <w:bookmarkStart w:id="1498" w:name="_Ref34567540"/>
                              <w:bookmarkEnd w:id="1494"/>
                              <w:ins w:id="1499" w:author="Lucas Abdalla Menezes" w:date="2020-03-08T13:46:00Z">
                                <w:r>
                                  <w:t>:</w:t>
                                </w:r>
                              </w:ins>
                              <w:ins w:id="1500" w:author="Lucas Abdalla Menezes" w:date="2020-03-08T13:42:00Z">
                                <w:r>
                                  <w:t xml:space="preserve"> Exemplo de Curva de Corrente</w:t>
                                </w:r>
                              </w:ins>
                              <w:bookmarkEnd w:id="1493"/>
                              <w:bookmarkEnd w:id="1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5CF49" id="Caixa de texto 11" o:spid="_x0000_s1037" type="#_x0000_t202" style="position:absolute;margin-left:87.1pt;margin-top:201.05pt;width:321.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" stroked="f">
                  <v:textbox style="mso-fit-shape-to-text:t" inset="0,0,0,0">
                    <w:txbxContent>
                      <w:p w:rsidR="0025640B" w:rsidRPr="00F06F0E" w:rsidRDefault="0025640B" w:rsidP="008D6EB2">
                        <w:pPr>
                          <w:pStyle w:val="Legenda"/>
                          <w:jc w:val="center"/>
                          <w:rPr>
                            <w:rFonts w:cs="Times New Roman"/>
                            <w:noProof/>
                          </w:rPr>
                          <w:pPrChange w:id="1501" w:author="Lucas Abdalla Menezes" w:date="2020-03-08T13:42:00Z">
                            <w:pPr>
                              <w:spacing w:line="360" w:lineRule="auto"/>
                            </w:pPr>
                          </w:pPrChange>
                        </w:pPr>
                        <w:bookmarkStart w:id="1502" w:name="_Ref34567521"/>
                        <w:bookmarkStart w:id="1503" w:name="_Ref34567569"/>
                        <w:ins w:id="1504" w:author="Lucas Abdalla Menezes" w:date="2020-03-08T13:42:00Z">
                          <w:r>
                            <w:t xml:space="preserve">Figura </w:t>
                          </w:r>
                          <w:r>
                            <w:fldChar w:fldCharType="begin"/>
                          </w:r>
                          <w:r>
                            <w:instrText xml:space="preserve"> SEQ Figura \* ARABIC </w:instrText>
                          </w:r>
                        </w:ins>
                        <w:r>
                          <w:fldChar w:fldCharType="separate"/>
                        </w:r>
                        <w:ins w:id="1505" w:author="Lucas Abdalla Menezes" w:date="2020-03-08T19:46:00Z">
                          <w:r w:rsidR="00F41BF3">
                            <w:rPr>
                              <w:noProof/>
                            </w:rPr>
                            <w:t>8</w:t>
                          </w:r>
                        </w:ins>
                        <w:ins w:id="1506" w:author="Lucas Abdalla Menezes" w:date="2020-03-08T13:42:00Z">
                          <w:r>
                            <w:fldChar w:fldCharType="end"/>
                          </w:r>
                        </w:ins>
                        <w:bookmarkStart w:id="1507" w:name="_Ref34567540"/>
                        <w:bookmarkEnd w:id="1503"/>
                        <w:ins w:id="1508" w:author="Lucas Abdalla Menezes" w:date="2020-03-08T13:46:00Z">
                          <w:r>
                            <w:t>:</w:t>
                          </w:r>
                        </w:ins>
                        <w:ins w:id="1509" w:author="Lucas Abdalla Menezes" w:date="2020-03-08T13:42:00Z">
                          <w:r>
                            <w:t xml:space="preserve"> Exemplo de Curva de Corrente</w:t>
                          </w:r>
                        </w:ins>
                        <w:bookmarkEnd w:id="1502"/>
                        <w:bookmarkEnd w:id="1507"/>
                      </w:p>
                    </w:txbxContent>
                  </v:textbox>
                </v:shape>
              </w:pict>
            </mc:Fallback>
          </mc:AlternateContent>
        </w:r>
      </w:ins>
      <w:ins w:id="1510" w:author="Lucas Abdalla Menezes" w:date="2020-03-08T13:40:00Z">
        <w:r>
          <w:rPr>
            <w:noProof/>
            <w:sz w:val="22"/>
            <w:szCs w:val="22"/>
            <w:lang w:eastAsia="pt-BR"/>
          </w:rPr>
          <mc:AlternateContent>
            <mc:Choice Requires="wpc">
              <w:drawing>
                <wp:anchor distT="0" distB="0" distL="114300" distR="114300" simplePos="0" relativeHeight="251659264" behindDoc="1" locked="0" layoutInCell="1" allowOverlap="1" wp14:anchorId="4142FD79" wp14:editId="4202DB81">
                  <wp:simplePos x="0" y="0"/>
                  <wp:positionH relativeFrom="margin">
                    <wp:align>center</wp:align>
                  </wp:positionH>
                  <wp:positionV relativeFrom="paragraph">
                    <wp:posOffset>108143</wp:posOffset>
                  </wp:positionV>
                  <wp:extent cx="4086860" cy="2388235"/>
                  <wp:effectExtent l="0" t="0" r="0" b="0"/>
                  <wp:wrapSquare wrapText="bothSides"/>
                  <wp:docPr id="7" name="Tela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Imagem 9"/>
                            <pic:cNvPicPr>
                              <a:picLocks noChangeAspect="1"/>
                            </pic:cNvPicPr>
                          </pic:nvPicPr>
                          <pic:blipFill>
                            <a:blip r:embed="rId18"/>
                            <a:stretch>
                              <a:fillRect/>
                            </a:stretch>
                          </pic:blipFill>
                          <pic:spPr>
                            <a:xfrm>
                              <a:off x="572494" y="0"/>
                              <a:ext cx="2957069" cy="2388235"/>
                            </a:xfrm>
                            <a:prstGeom prst="rect">
                              <a:avLst/>
                            </a:prstGeom>
                          </pic:spPr>
                        </pic:pic>
                      </wpc:wpc>
                    </a:graphicData>
                  </a:graphic>
                </wp:anchor>
              </w:drawing>
            </mc:Choice>
            <mc:Fallback>
              <w:pict>
                <v:group w14:anchorId="13249AFE" id="Tela 7" o:spid="_x0000_s1026" editas="canvas" style="position:absolute;margin-left:0;margin-top:8.5pt;width:321.8pt;height:188.05pt;z-index:-251657216;mso-position-horizontal:center;mso-position-horizontal-relative:margin" coordsize="40868,2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868;height:23882;visibility:visible;mso-wrap-style:square">
                    <v:fill o:detectmouseclick="t"/>
                    <v:path o:connecttype="none"/>
                  </v:shape>
                  <v:shape id="Imagem 9" o:spid="_x0000_s1028" type="#_x0000_t75" style="position:absolute;left:5724;width:29571;height:23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sgbHEAAAA2gAAAA8AAABkcnMvZG93bnJldi54bWxEj0GLwjAUhO+C/yE8wYus6SoUrUZRl4UV&#10;9mJ1weOzebbF5qU0Ueu/N8KCx2FmvmHmy9ZU4kaNKy0r+BxGIIgzq0vOFRz23x8TEM4ja6wsk4IH&#10;OVguup05JtreeUe31OciQNglqKDwvk6kdFlBBt3Q1sTBO9vGoA+yyaVu8B7gppKjKIqlwZLDQoE1&#10;bQrKLunVKPjbnuJVPhmMo/hw3Ky/tubxOx4p1e+1qxkIT61/h//bP1rBFF5Xwg2Qi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sgbHEAAAA2gAAAA8AAAAAAAAAAAAAAAAA&#10;nwIAAGRycy9kb3ducmV2LnhtbFBLBQYAAAAABAAEAPcAAACQAwAAAAA=&#10;">
                    <v:imagedata r:id="rId19" o:title=""/>
                    <v:path arrowok="t"/>
                  </v:shape>
                  <w10:wrap type="square" anchorx="margin"/>
                </v:group>
              </w:pict>
            </mc:Fallback>
          </mc:AlternateContent>
        </w:r>
      </w:ins>
    </w:p>
    <w:p w:rsidR="008D6EB2" w:rsidRPr="008D6EB2" w:rsidRDefault="008D6EB2" w:rsidP="00AF7F1C">
      <w:pPr>
        <w:spacing w:line="360" w:lineRule="auto"/>
        <w:rPr>
          <w:ins w:id="1511" w:author="Lucas Abdalla Menezes" w:date="2020-03-08T09:54:00Z"/>
          <w:sz w:val="22"/>
          <w:szCs w:val="22"/>
          <w:rPrChange w:id="1512" w:author="Lucas Abdalla Menezes" w:date="2020-03-08T13:39:00Z">
            <w:rPr>
              <w:ins w:id="1513" w:author="Lucas Abdalla Menezes" w:date="2020-03-08T09:54:00Z"/>
            </w:rPr>
          </w:rPrChange>
        </w:rPr>
        <w:pPrChange w:id="1514" w:author="Lucas Abdalla Menezes" w:date="2020-03-08T09:40:00Z">
          <w:pPr>
            <w:spacing w:line="360" w:lineRule="auto"/>
          </w:pPr>
        </w:pPrChange>
      </w:pPr>
    </w:p>
    <w:p w:rsidR="00AF7F1C" w:rsidRDefault="00AF7F1C" w:rsidP="00AF7F1C">
      <w:pPr>
        <w:spacing w:line="360" w:lineRule="auto"/>
        <w:rPr>
          <w:ins w:id="1515" w:author="Lucas Abdalla Menezes" w:date="2020-03-08T09:54:00Z"/>
        </w:rPr>
        <w:pPrChange w:id="1516" w:author="Lucas Abdalla Menezes" w:date="2020-03-08T09:40:00Z">
          <w:pPr>
            <w:spacing w:line="360" w:lineRule="auto"/>
          </w:pPr>
        </w:pPrChange>
      </w:pPr>
    </w:p>
    <w:p w:rsidR="00AF7F1C" w:rsidRDefault="00AF7F1C" w:rsidP="00AF7F1C">
      <w:pPr>
        <w:spacing w:line="360" w:lineRule="auto"/>
        <w:rPr>
          <w:ins w:id="1517" w:author="Lucas Abdalla Menezes" w:date="2020-03-08T09:54:00Z"/>
        </w:rPr>
        <w:pPrChange w:id="1518" w:author="Lucas Abdalla Menezes" w:date="2020-03-08T09:40:00Z">
          <w:pPr>
            <w:spacing w:line="360" w:lineRule="auto"/>
          </w:pPr>
        </w:pPrChange>
      </w:pPr>
    </w:p>
    <w:p w:rsidR="00AF7F1C" w:rsidRDefault="00AF7F1C" w:rsidP="00AF7F1C">
      <w:pPr>
        <w:spacing w:line="360" w:lineRule="auto"/>
        <w:rPr>
          <w:ins w:id="1519" w:author="Lucas Abdalla Menezes" w:date="2020-03-08T13:41:00Z"/>
          <w:sz w:val="22"/>
        </w:rPr>
        <w:pPrChange w:id="1520" w:author="Lucas Abdalla Menezes" w:date="2020-03-08T09:40:00Z">
          <w:pPr>
            <w:spacing w:line="360" w:lineRule="auto"/>
          </w:pPr>
        </w:pPrChange>
      </w:pPr>
    </w:p>
    <w:p w:rsidR="008D6EB2" w:rsidRDefault="008D6EB2" w:rsidP="00AF7F1C">
      <w:pPr>
        <w:spacing w:line="360" w:lineRule="auto"/>
        <w:rPr>
          <w:ins w:id="1521" w:author="Lucas Abdalla Menezes" w:date="2020-03-08T13:41:00Z"/>
          <w:sz w:val="22"/>
        </w:rPr>
        <w:pPrChange w:id="1522" w:author="Lucas Abdalla Menezes" w:date="2020-03-08T09:40:00Z">
          <w:pPr>
            <w:spacing w:line="360" w:lineRule="auto"/>
          </w:pPr>
        </w:pPrChange>
      </w:pPr>
    </w:p>
    <w:p w:rsidR="008D6EB2" w:rsidRPr="008D6EB2" w:rsidRDefault="008D6EB2" w:rsidP="00AF7F1C">
      <w:pPr>
        <w:spacing w:line="360" w:lineRule="auto"/>
        <w:rPr>
          <w:ins w:id="1523" w:author="Lucas Abdalla Menezes" w:date="2020-03-08T13:41:00Z"/>
          <w:sz w:val="22"/>
          <w:u w:val="single"/>
          <w:rPrChange w:id="1524" w:author="Lucas Abdalla Menezes" w:date="2020-03-08T13:46:00Z">
            <w:rPr>
              <w:ins w:id="1525" w:author="Lucas Abdalla Menezes" w:date="2020-03-08T13:41:00Z"/>
              <w:sz w:val="22"/>
            </w:rPr>
          </w:rPrChange>
        </w:rPr>
        <w:pPrChange w:id="1526" w:author="Lucas Abdalla Menezes" w:date="2020-03-08T09:40:00Z">
          <w:pPr>
            <w:spacing w:line="360" w:lineRule="auto"/>
          </w:pPr>
        </w:pPrChange>
      </w:pPr>
    </w:p>
    <w:p w:rsidR="008D6EB2" w:rsidRDefault="008D6EB2" w:rsidP="00AF7F1C">
      <w:pPr>
        <w:spacing w:line="360" w:lineRule="auto"/>
        <w:rPr>
          <w:ins w:id="1527" w:author="Lucas Abdalla Menezes" w:date="2020-03-08T13:41:00Z"/>
          <w:sz w:val="22"/>
        </w:rPr>
        <w:pPrChange w:id="1528" w:author="Lucas Abdalla Menezes" w:date="2020-03-08T09:40:00Z">
          <w:pPr>
            <w:spacing w:line="360" w:lineRule="auto"/>
          </w:pPr>
        </w:pPrChange>
      </w:pPr>
    </w:p>
    <w:p w:rsidR="008D6EB2" w:rsidRDefault="008D6EB2" w:rsidP="00AF7F1C">
      <w:pPr>
        <w:spacing w:line="360" w:lineRule="auto"/>
        <w:rPr>
          <w:ins w:id="1529" w:author="Lucas Abdalla Menezes" w:date="2020-03-08T13:41:00Z"/>
          <w:sz w:val="22"/>
        </w:rPr>
        <w:pPrChange w:id="1530" w:author="Lucas Abdalla Menezes" w:date="2020-03-08T09:40:00Z">
          <w:pPr>
            <w:spacing w:line="360" w:lineRule="auto"/>
          </w:pPr>
        </w:pPrChange>
      </w:pPr>
    </w:p>
    <w:p w:rsidR="008D6EB2" w:rsidRDefault="008D6EB2" w:rsidP="00AF7F1C">
      <w:pPr>
        <w:spacing w:line="360" w:lineRule="auto"/>
        <w:rPr>
          <w:ins w:id="1531" w:author="Lucas Abdalla Menezes" w:date="2020-03-08T13:41:00Z"/>
          <w:sz w:val="22"/>
        </w:rPr>
        <w:pPrChange w:id="1532" w:author="Lucas Abdalla Menezes" w:date="2020-03-08T09:40:00Z">
          <w:pPr>
            <w:spacing w:line="360" w:lineRule="auto"/>
          </w:pPr>
        </w:pPrChange>
      </w:pPr>
    </w:p>
    <w:p w:rsidR="008D6EB2" w:rsidRDefault="008D6EB2" w:rsidP="00AF7F1C">
      <w:pPr>
        <w:spacing w:line="360" w:lineRule="auto"/>
        <w:rPr>
          <w:ins w:id="1533" w:author="Lucas Abdalla Menezes" w:date="2020-03-08T13:41:00Z"/>
          <w:sz w:val="22"/>
        </w:rPr>
        <w:pPrChange w:id="1534" w:author="Lucas Abdalla Menezes" w:date="2020-03-08T09:40:00Z">
          <w:pPr>
            <w:spacing w:line="360" w:lineRule="auto"/>
          </w:pPr>
        </w:pPrChange>
      </w:pPr>
    </w:p>
    <w:p w:rsidR="008D6EB2" w:rsidRDefault="008D6EB2" w:rsidP="00AF7F1C">
      <w:pPr>
        <w:spacing w:line="360" w:lineRule="auto"/>
        <w:rPr>
          <w:ins w:id="1535" w:author="Lucas Abdalla Menezes" w:date="2020-03-08T13:41:00Z"/>
          <w:sz w:val="22"/>
        </w:rPr>
        <w:pPrChange w:id="1536" w:author="Lucas Abdalla Menezes" w:date="2020-03-08T09:40:00Z">
          <w:pPr>
            <w:spacing w:line="360" w:lineRule="auto"/>
          </w:pPr>
        </w:pPrChange>
      </w:pPr>
    </w:p>
    <w:p w:rsidR="008D6EB2" w:rsidRDefault="008D6EB2" w:rsidP="00AF7F1C">
      <w:pPr>
        <w:spacing w:line="360" w:lineRule="auto"/>
        <w:rPr>
          <w:ins w:id="1537" w:author="Lucas Abdalla Menezes" w:date="2020-03-08T13:47:00Z"/>
          <w:sz w:val="22"/>
        </w:rPr>
        <w:pPrChange w:id="1538" w:author="Lucas Abdalla Menezes" w:date="2020-03-08T09:40:00Z">
          <w:pPr>
            <w:spacing w:line="360" w:lineRule="auto"/>
          </w:pPr>
        </w:pPrChange>
      </w:pPr>
    </w:p>
    <w:p w:rsidR="00221407" w:rsidRDefault="00BC347A" w:rsidP="00AF7F1C">
      <w:pPr>
        <w:spacing w:line="360" w:lineRule="auto"/>
        <w:rPr>
          <w:ins w:id="1539" w:author="Lucas Abdalla Menezes" w:date="2020-03-08T17:57:00Z"/>
          <w:sz w:val="22"/>
        </w:rPr>
        <w:pPrChange w:id="1540" w:author="Lucas Abdalla Menezes" w:date="2020-03-08T09:40:00Z">
          <w:pPr>
            <w:spacing w:line="360" w:lineRule="auto"/>
          </w:pPr>
        </w:pPrChange>
      </w:pPr>
      <w:ins w:id="1541" w:author="Lucas Abdalla Menezes" w:date="2020-03-08T13:49:00Z">
        <w:r>
          <w:rPr>
            <w:sz w:val="22"/>
          </w:rPr>
          <w:t xml:space="preserve">Para testar </w:t>
        </w:r>
        <w:r w:rsidR="008D6EB2">
          <w:rPr>
            <w:sz w:val="22"/>
          </w:rPr>
          <w:t>a mudan</w:t>
        </w:r>
      </w:ins>
      <w:ins w:id="1542" w:author="Lucas Abdalla Menezes" w:date="2020-03-08T13:50:00Z">
        <w:r w:rsidR="008D6EB2">
          <w:rPr>
            <w:sz w:val="22"/>
          </w:rPr>
          <w:t>ça de valores RMS</w:t>
        </w:r>
        <w:r>
          <w:rPr>
            <w:sz w:val="22"/>
          </w:rPr>
          <w:t xml:space="preserve"> com a variação das cargas, foram testados um </w:t>
        </w:r>
      </w:ins>
      <w:ins w:id="1543" w:author="Lucas Abdalla Menezes" w:date="2020-03-08T13:52:00Z">
        <w:r>
          <w:rPr>
            <w:sz w:val="22"/>
          </w:rPr>
          <w:t>micro-ondas</w:t>
        </w:r>
      </w:ins>
      <w:ins w:id="1544" w:author="Lucas Abdalla Menezes" w:date="2020-03-08T13:50:00Z">
        <w:r>
          <w:rPr>
            <w:sz w:val="22"/>
          </w:rPr>
          <w:t xml:space="preserve"> e uma m</w:t>
        </w:r>
      </w:ins>
      <w:ins w:id="1545" w:author="Lucas Abdalla Menezes" w:date="2020-03-08T13:52:00Z">
        <w:r>
          <w:rPr>
            <w:sz w:val="22"/>
          </w:rPr>
          <w:t>áquina de lavar.</w:t>
        </w:r>
      </w:ins>
    </w:p>
    <w:p w:rsidR="00EB41D8" w:rsidRDefault="00EB41D8" w:rsidP="00AF7F1C">
      <w:pPr>
        <w:spacing w:line="360" w:lineRule="auto"/>
        <w:rPr>
          <w:ins w:id="1546" w:author="Lucas Abdalla Menezes" w:date="2020-03-08T14:00:00Z"/>
          <w:sz w:val="22"/>
        </w:rPr>
        <w:pPrChange w:id="1547" w:author="Lucas Abdalla Menezes" w:date="2020-03-08T09:40:00Z">
          <w:pPr>
            <w:spacing w:line="360" w:lineRule="auto"/>
          </w:pPr>
        </w:pPrChange>
      </w:pPr>
    </w:p>
    <w:p w:rsidR="00427A7A" w:rsidRDefault="00BC347A" w:rsidP="00AF7F1C">
      <w:pPr>
        <w:spacing w:line="360" w:lineRule="auto"/>
        <w:rPr>
          <w:ins w:id="1548" w:author="Lucas Abdalla Menezes" w:date="2020-03-08T15:41:00Z"/>
          <w:sz w:val="22"/>
        </w:rPr>
        <w:pPrChange w:id="1549" w:author="Lucas Abdalla Menezes" w:date="2020-03-08T09:40:00Z">
          <w:pPr>
            <w:spacing w:line="360" w:lineRule="auto"/>
          </w:pPr>
        </w:pPrChange>
      </w:pPr>
      <w:ins w:id="1550" w:author="Lucas Abdalla Menezes" w:date="2020-03-08T14:00:00Z">
        <w:r>
          <w:rPr>
            <w:sz w:val="22"/>
          </w:rPr>
          <w:t xml:space="preserve">Primeiro, o endereço </w:t>
        </w:r>
        <w:r>
          <w:rPr>
            <w:sz w:val="22"/>
          </w:rPr>
          <w:fldChar w:fldCharType="begin"/>
        </w:r>
        <w:r>
          <w:rPr>
            <w:sz w:val="22"/>
          </w:rPr>
          <w:instrText xml:space="preserve"> HYPERLINK "http://IP/i_rms_data" </w:instrText>
        </w:r>
        <w:r>
          <w:rPr>
            <w:sz w:val="22"/>
          </w:rPr>
          <w:fldChar w:fldCharType="separate"/>
        </w:r>
        <w:r w:rsidRPr="004E20F4">
          <w:rPr>
            <w:rStyle w:val="Hyperlink"/>
            <w:sz w:val="22"/>
          </w:rPr>
          <w:t>http://IP/i_rms_data</w:t>
        </w:r>
        <w:r>
          <w:rPr>
            <w:sz w:val="22"/>
          </w:rPr>
          <w:fldChar w:fldCharType="end"/>
        </w:r>
        <w:r>
          <w:rPr>
            <w:sz w:val="22"/>
          </w:rPr>
          <w:t xml:space="preserve"> foi acessado</w:t>
        </w:r>
      </w:ins>
      <w:ins w:id="1551" w:author="Lucas Abdalla Menezes" w:date="2020-03-08T14:01:00Z">
        <w:r w:rsidR="00427A7A">
          <w:rPr>
            <w:sz w:val="22"/>
          </w:rPr>
          <w:t>,</w:t>
        </w:r>
      </w:ins>
      <w:ins w:id="1552" w:author="Lucas Abdalla Menezes" w:date="2020-03-08T14:00:00Z">
        <w:r>
          <w:rPr>
            <w:sz w:val="22"/>
          </w:rPr>
          <w:t xml:space="preserve"> </w:t>
        </w:r>
      </w:ins>
      <w:ins w:id="1553" w:author="Lucas Abdalla Menezes" w:date="2020-03-08T14:01:00Z">
        <w:r w:rsidR="00427A7A">
          <w:rPr>
            <w:sz w:val="22"/>
          </w:rPr>
          <w:t>com as cargas que serão monitoradas desligadas</w:t>
        </w:r>
      </w:ins>
      <w:ins w:id="1554" w:author="Lucas Abdalla Menezes" w:date="2020-03-08T14:54:00Z">
        <w:r w:rsidR="008E6F0C">
          <w:rPr>
            <w:sz w:val="22"/>
          </w:rPr>
          <w:t xml:space="preserve"> como na </w:t>
        </w:r>
        <w:r w:rsidR="008E6F0C">
          <w:rPr>
            <w:sz w:val="22"/>
          </w:rPr>
          <w:fldChar w:fldCharType="begin"/>
        </w:r>
        <w:r w:rsidR="008E6F0C">
          <w:rPr>
            <w:sz w:val="22"/>
          </w:rPr>
          <w:instrText xml:space="preserve"> REF _Ref34571695 \h </w:instrText>
        </w:r>
        <w:r w:rsidR="008E6F0C">
          <w:rPr>
            <w:sz w:val="22"/>
          </w:rPr>
        </w:r>
      </w:ins>
      <w:r w:rsidR="008E6F0C">
        <w:rPr>
          <w:sz w:val="22"/>
        </w:rPr>
        <w:fldChar w:fldCharType="separate"/>
      </w:r>
      <w:ins w:id="1555" w:author="Lucas Abdalla Menezes" w:date="2020-03-08T14:54:00Z">
        <w:r w:rsidR="008E6F0C">
          <w:t xml:space="preserve">Figura </w:t>
        </w:r>
        <w:r w:rsidR="008E6F0C">
          <w:rPr>
            <w:noProof/>
          </w:rPr>
          <w:t>8</w:t>
        </w:r>
        <w:r w:rsidR="008E6F0C">
          <w:rPr>
            <w:sz w:val="22"/>
          </w:rPr>
          <w:fldChar w:fldCharType="end"/>
        </w:r>
      </w:ins>
      <w:ins w:id="1556" w:author="Lucas Abdalla Menezes" w:date="2020-03-08T14:01:00Z">
        <w:r w:rsidR="00427A7A">
          <w:rPr>
            <w:sz w:val="22"/>
          </w:rPr>
          <w:t>.</w:t>
        </w:r>
      </w:ins>
    </w:p>
    <w:p w:rsidR="00855844" w:rsidRDefault="00855844" w:rsidP="00AF7F1C">
      <w:pPr>
        <w:spacing w:line="360" w:lineRule="auto"/>
        <w:rPr>
          <w:ins w:id="1557" w:author="Lucas Abdalla Menezes" w:date="2020-03-08T13:47:00Z"/>
          <w:sz w:val="22"/>
        </w:rPr>
        <w:pPrChange w:id="1558" w:author="Lucas Abdalla Menezes" w:date="2020-03-08T09:40:00Z">
          <w:pPr>
            <w:spacing w:line="360" w:lineRule="auto"/>
          </w:pPr>
        </w:pPrChange>
      </w:pPr>
    </w:p>
    <w:p w:rsidR="008D6EB2" w:rsidRDefault="00427A7A" w:rsidP="00AF7F1C">
      <w:pPr>
        <w:spacing w:line="360" w:lineRule="auto"/>
        <w:rPr>
          <w:ins w:id="1559" w:author="Lucas Abdalla Menezes" w:date="2020-03-08T14:00:00Z"/>
          <w:sz w:val="22"/>
        </w:rPr>
        <w:pPrChange w:id="1560" w:author="Lucas Abdalla Menezes" w:date="2020-03-08T09:40:00Z">
          <w:pPr>
            <w:spacing w:line="360" w:lineRule="auto"/>
          </w:pPr>
        </w:pPrChange>
      </w:pPr>
      <w:ins w:id="1561" w:author="Lucas Abdalla Menezes" w:date="2020-03-08T14:03:00Z">
        <w:r>
          <w:rPr>
            <w:noProof/>
          </w:rPr>
          <w:lastRenderedPageBreak/>
          <mc:AlternateContent>
            <mc:Choice Requires="wps">
              <w:drawing>
                <wp:anchor distT="0" distB="0" distL="114300" distR="114300" simplePos="0" relativeHeight="251664384" behindDoc="0" locked="0" layoutInCell="1" allowOverlap="1" wp14:anchorId="477275F9" wp14:editId="0D24A18F">
                  <wp:simplePos x="0" y="0"/>
                  <wp:positionH relativeFrom="column">
                    <wp:posOffset>316865</wp:posOffset>
                  </wp:positionH>
                  <wp:positionV relativeFrom="paragraph">
                    <wp:posOffset>3270250</wp:posOffset>
                  </wp:positionV>
                  <wp:extent cx="5486400" cy="635"/>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25640B" w:rsidRPr="00832597" w:rsidRDefault="0025640B" w:rsidP="00832597">
                              <w:pPr>
                                <w:pStyle w:val="Legenda"/>
                                <w:jc w:val="center"/>
                                <w:rPr>
                                  <w:rPrChange w:id="1562" w:author="Lucas Abdalla Menezes" w:date="2020-03-08T15:28:00Z">
                                    <w:rPr>
                                      <w:noProof/>
                                    </w:rPr>
                                  </w:rPrChange>
                                </w:rPr>
                                <w:pPrChange w:id="1563" w:author="Lucas Abdalla Menezes" w:date="2020-03-08T15:28:00Z">
                                  <w:pPr>
                                    <w:spacing w:line="360" w:lineRule="auto"/>
                                  </w:pPr>
                                </w:pPrChange>
                              </w:pPr>
                              <w:bookmarkStart w:id="1564" w:name="_Ref34571695"/>
                              <w:ins w:id="1565" w:author="Lucas Abdalla Menezes" w:date="2020-03-08T14:03:00Z">
                                <w:r>
                                  <w:t xml:space="preserve">Figura </w:t>
                                </w:r>
                                <w:r>
                                  <w:fldChar w:fldCharType="begin"/>
                                </w:r>
                                <w:r>
                                  <w:instrText xml:space="preserve"> SEQ Figura \* ARABIC </w:instrText>
                                </w:r>
                              </w:ins>
                              <w:r>
                                <w:fldChar w:fldCharType="separate"/>
                              </w:r>
                              <w:ins w:id="1566" w:author="Lucas Abdalla Menezes" w:date="2020-03-08T19:46:00Z">
                                <w:r w:rsidR="00F41BF3">
                                  <w:rPr>
                                    <w:noProof/>
                                  </w:rPr>
                                  <w:t>9</w:t>
                                </w:r>
                              </w:ins>
                              <w:ins w:id="1567" w:author="Lucas Abdalla Menezes" w:date="2020-03-08T14:03:00Z">
                                <w:r>
                                  <w:fldChar w:fldCharType="end"/>
                                </w:r>
                                <w:r>
                                  <w:t>: RMS no tempo para Micro-ondas e Máquina de lavar desligados</w:t>
                                </w:r>
                              </w:ins>
                              <w:bookmarkEnd w:id="15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275F9" id="Caixa de texto 19" o:spid="_x0000_s1038" type="#_x0000_t202" style="position:absolute;margin-left:24.95pt;margin-top:257.5pt;width:6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" stroked="f">
                  <v:textbox style="mso-fit-shape-to-text:t" inset="0,0,0,0">
                    <w:txbxContent>
                      <w:p w:rsidR="0025640B" w:rsidRPr="00832597" w:rsidRDefault="0025640B" w:rsidP="00832597">
                        <w:pPr>
                          <w:pStyle w:val="Legenda"/>
                          <w:jc w:val="center"/>
                          <w:rPr>
                            <w:rPrChange w:id="1568" w:author="Lucas Abdalla Menezes" w:date="2020-03-08T15:28:00Z">
                              <w:rPr>
                                <w:noProof/>
                              </w:rPr>
                            </w:rPrChange>
                          </w:rPr>
                          <w:pPrChange w:id="1569" w:author="Lucas Abdalla Menezes" w:date="2020-03-08T15:28:00Z">
                            <w:pPr>
                              <w:spacing w:line="360" w:lineRule="auto"/>
                            </w:pPr>
                          </w:pPrChange>
                        </w:pPr>
                        <w:bookmarkStart w:id="1570" w:name="_Ref34571695"/>
                        <w:ins w:id="1571" w:author="Lucas Abdalla Menezes" w:date="2020-03-08T14:03:00Z">
                          <w:r>
                            <w:t xml:space="preserve">Figura </w:t>
                          </w:r>
                          <w:r>
                            <w:fldChar w:fldCharType="begin"/>
                          </w:r>
                          <w:r>
                            <w:instrText xml:space="preserve"> SEQ Figura \* ARABIC </w:instrText>
                          </w:r>
                        </w:ins>
                        <w:r>
                          <w:fldChar w:fldCharType="separate"/>
                        </w:r>
                        <w:ins w:id="1572" w:author="Lucas Abdalla Menezes" w:date="2020-03-08T19:46:00Z">
                          <w:r w:rsidR="00F41BF3">
                            <w:rPr>
                              <w:noProof/>
                            </w:rPr>
                            <w:t>9</w:t>
                          </w:r>
                        </w:ins>
                        <w:ins w:id="1573" w:author="Lucas Abdalla Menezes" w:date="2020-03-08T14:03:00Z">
                          <w:r>
                            <w:fldChar w:fldCharType="end"/>
                          </w:r>
                          <w:r>
                            <w:t>: RMS no tempo para Micro-ondas e Máquina de lavar desligados</w:t>
                          </w:r>
                        </w:ins>
                        <w:bookmarkEnd w:id="1570"/>
                      </w:p>
                    </w:txbxContent>
                  </v:textbox>
                </v:shape>
              </w:pict>
            </mc:Fallback>
          </mc:AlternateContent>
        </w:r>
      </w:ins>
      <w:ins w:id="1574" w:author="Lucas Abdalla Menezes" w:date="2020-03-08T14:02:00Z">
        <w:r>
          <w:rPr>
            <w:noProof/>
            <w:sz w:val="22"/>
            <w:lang w:eastAsia="pt-BR"/>
          </w:rPr>
          <mc:AlternateContent>
            <mc:Choice Requires="wpc">
              <w:drawing>
                <wp:anchor distT="0" distB="0" distL="114300" distR="114300" simplePos="0" relativeHeight="251662336" behindDoc="1" locked="0" layoutInCell="1" allowOverlap="1" wp14:anchorId="6BD46086" wp14:editId="4D87EE96">
                  <wp:simplePos x="0" y="0"/>
                  <wp:positionH relativeFrom="page">
                    <wp:align>center</wp:align>
                  </wp:positionH>
                  <wp:positionV relativeFrom="paragraph">
                    <wp:posOffset>12755</wp:posOffset>
                  </wp:positionV>
                  <wp:extent cx="5486400" cy="3200400"/>
                  <wp:effectExtent l="0" t="0" r="0" b="0"/>
                  <wp:wrapTight wrapText="bothSides">
                    <wp:wrapPolygon edited="0">
                      <wp:start x="2925" y="0"/>
                      <wp:lineTo x="2925" y="21471"/>
                      <wp:lineTo x="18600" y="21471"/>
                      <wp:lineTo x="18600" y="0"/>
                      <wp:lineTo x="2925" y="0"/>
                    </wp:wrapPolygon>
                  </wp:wrapTight>
                  <wp:docPr id="15" name="Tela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Imagem 17"/>
                            <pic:cNvPicPr>
                              <a:picLocks noChangeAspect="1"/>
                            </pic:cNvPicPr>
                          </pic:nvPicPr>
                          <pic:blipFill>
                            <a:blip r:embed="rId20"/>
                            <a:stretch>
                              <a:fillRect/>
                            </a:stretch>
                          </pic:blipFill>
                          <pic:spPr>
                            <a:xfrm>
                              <a:off x="787179" y="0"/>
                              <a:ext cx="3926502" cy="320040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0E6A16C" id="Tela 15" o:spid="_x0000_s1026" editas="canvas" style="position:absolute;margin-left:0;margin-top:1pt;width:6in;height:252pt;z-index:-251654144;mso-position-horizontal:center;mso-position-horizontal-relative:page;mso-width-relative:margin;mso-height-relative:margin"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">
                  <v:shape id="_x0000_s1027" type="#_x0000_t75" style="position:absolute;width:54864;height:32004;visibility:visible;mso-wrap-style:square">
                    <v:fill o:detectmouseclick="t"/>
                    <v:path o:connecttype="none"/>
                  </v:shape>
                  <v:shape id="Imagem 17" o:spid="_x0000_s1028" type="#_x0000_t75" style="position:absolute;left:7871;width:39265;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MH0q/AAAA2wAAAA8AAABkcnMvZG93bnJldi54bWxET8uqwjAQ3Qv+QxjhbkRTXfioRlFB6O5S&#10;9QPGZmyLzaQ2sfb+/Y0guJvDec5625lKtNS40rKCyTgCQZxZXXKu4HI+jhYgnEfWWFkmBX/kYLvp&#10;99YYa/vilNqTz0UIYRejgsL7OpbSZQUZdGNbEwfuZhuDPsAml7rBVwg3lZxG0UwaLDk0FFjToaDs&#10;fnoaBdj+LilJs/R6bR+zZF8Oq8udlPoZdLsVCE+d/4o/7kSH+XN4/xIOkJt/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HjB9KvwAAANsAAAAPAAAAAAAAAAAAAAAAAJ8CAABk&#10;cnMvZG93bnJldi54bWxQSwUGAAAAAAQABAD3AAAAiwMAAAAA&#10;">
                    <v:imagedata r:id="rId21" o:title=""/>
                    <v:path arrowok="t"/>
                  </v:shape>
                  <w10:wrap type="tight" anchorx="page"/>
                </v:group>
              </w:pict>
            </mc:Fallback>
          </mc:AlternateContent>
        </w:r>
      </w:ins>
    </w:p>
    <w:p w:rsidR="00BC347A" w:rsidRDefault="00BC347A" w:rsidP="00AF7F1C">
      <w:pPr>
        <w:spacing w:line="360" w:lineRule="auto"/>
        <w:rPr>
          <w:ins w:id="1575" w:author="Lucas Abdalla Menezes" w:date="2020-03-08T14:00:00Z"/>
          <w:sz w:val="22"/>
        </w:rPr>
        <w:pPrChange w:id="1576" w:author="Lucas Abdalla Menezes" w:date="2020-03-08T09:40:00Z">
          <w:pPr>
            <w:spacing w:line="360" w:lineRule="auto"/>
          </w:pPr>
        </w:pPrChange>
      </w:pPr>
    </w:p>
    <w:p w:rsidR="00BC347A" w:rsidRDefault="00BC347A" w:rsidP="00AF7F1C">
      <w:pPr>
        <w:spacing w:line="360" w:lineRule="auto"/>
        <w:rPr>
          <w:ins w:id="1577" w:author="Lucas Abdalla Menezes" w:date="2020-03-08T13:47:00Z"/>
          <w:sz w:val="22"/>
        </w:rPr>
        <w:pPrChange w:id="1578" w:author="Lucas Abdalla Menezes" w:date="2020-03-08T09:40:00Z">
          <w:pPr>
            <w:spacing w:line="360" w:lineRule="auto"/>
          </w:pPr>
        </w:pPrChange>
      </w:pPr>
    </w:p>
    <w:p w:rsidR="008D6EB2" w:rsidRDefault="008D6EB2" w:rsidP="00AF7F1C">
      <w:pPr>
        <w:spacing w:line="360" w:lineRule="auto"/>
        <w:rPr>
          <w:ins w:id="1579" w:author="Lucas Abdalla Menezes" w:date="2020-03-08T14:02:00Z"/>
          <w:sz w:val="22"/>
        </w:rPr>
        <w:pPrChange w:id="1580" w:author="Lucas Abdalla Menezes" w:date="2020-03-08T09:40:00Z">
          <w:pPr>
            <w:spacing w:line="360" w:lineRule="auto"/>
          </w:pPr>
        </w:pPrChange>
      </w:pPr>
    </w:p>
    <w:p w:rsidR="00427A7A" w:rsidRDefault="00427A7A" w:rsidP="00AF7F1C">
      <w:pPr>
        <w:spacing w:line="360" w:lineRule="auto"/>
        <w:rPr>
          <w:ins w:id="1581" w:author="Lucas Abdalla Menezes" w:date="2020-03-08T14:02:00Z"/>
          <w:sz w:val="22"/>
        </w:rPr>
        <w:pPrChange w:id="1582" w:author="Lucas Abdalla Menezes" w:date="2020-03-08T09:40:00Z">
          <w:pPr>
            <w:spacing w:line="360" w:lineRule="auto"/>
          </w:pPr>
        </w:pPrChange>
      </w:pPr>
    </w:p>
    <w:p w:rsidR="00427A7A" w:rsidRDefault="00427A7A" w:rsidP="00AF7F1C">
      <w:pPr>
        <w:spacing w:line="360" w:lineRule="auto"/>
        <w:rPr>
          <w:ins w:id="1583" w:author="Lucas Abdalla Menezes" w:date="2020-03-08T14:02:00Z"/>
          <w:sz w:val="22"/>
        </w:rPr>
        <w:pPrChange w:id="1584" w:author="Lucas Abdalla Menezes" w:date="2020-03-08T09:40:00Z">
          <w:pPr>
            <w:spacing w:line="360" w:lineRule="auto"/>
          </w:pPr>
        </w:pPrChange>
      </w:pPr>
    </w:p>
    <w:p w:rsidR="00427A7A" w:rsidRDefault="00427A7A" w:rsidP="00AF7F1C">
      <w:pPr>
        <w:spacing w:line="360" w:lineRule="auto"/>
        <w:rPr>
          <w:ins w:id="1585" w:author="Lucas Abdalla Menezes" w:date="2020-03-08T14:02:00Z"/>
          <w:sz w:val="22"/>
        </w:rPr>
        <w:pPrChange w:id="1586" w:author="Lucas Abdalla Menezes" w:date="2020-03-08T09:40:00Z">
          <w:pPr>
            <w:spacing w:line="360" w:lineRule="auto"/>
          </w:pPr>
        </w:pPrChange>
      </w:pPr>
    </w:p>
    <w:p w:rsidR="00427A7A" w:rsidRDefault="00427A7A" w:rsidP="00AF7F1C">
      <w:pPr>
        <w:spacing w:line="360" w:lineRule="auto"/>
        <w:rPr>
          <w:ins w:id="1587" w:author="Lucas Abdalla Menezes" w:date="2020-03-08T14:02:00Z"/>
          <w:sz w:val="22"/>
        </w:rPr>
        <w:pPrChange w:id="1588" w:author="Lucas Abdalla Menezes" w:date="2020-03-08T09:40:00Z">
          <w:pPr>
            <w:spacing w:line="360" w:lineRule="auto"/>
          </w:pPr>
        </w:pPrChange>
      </w:pPr>
    </w:p>
    <w:p w:rsidR="00427A7A" w:rsidRDefault="00427A7A" w:rsidP="00AF7F1C">
      <w:pPr>
        <w:spacing w:line="360" w:lineRule="auto"/>
        <w:rPr>
          <w:ins w:id="1589" w:author="Lucas Abdalla Menezes" w:date="2020-03-08T14:02:00Z"/>
          <w:sz w:val="22"/>
        </w:rPr>
        <w:pPrChange w:id="1590" w:author="Lucas Abdalla Menezes" w:date="2020-03-08T09:40:00Z">
          <w:pPr>
            <w:spacing w:line="360" w:lineRule="auto"/>
          </w:pPr>
        </w:pPrChange>
      </w:pPr>
    </w:p>
    <w:p w:rsidR="00427A7A" w:rsidRDefault="00427A7A" w:rsidP="00AF7F1C">
      <w:pPr>
        <w:spacing w:line="360" w:lineRule="auto"/>
        <w:rPr>
          <w:ins w:id="1591" w:author="Lucas Abdalla Menezes" w:date="2020-03-08T14:02:00Z"/>
          <w:sz w:val="22"/>
        </w:rPr>
        <w:pPrChange w:id="1592" w:author="Lucas Abdalla Menezes" w:date="2020-03-08T09:40:00Z">
          <w:pPr>
            <w:spacing w:line="360" w:lineRule="auto"/>
          </w:pPr>
        </w:pPrChange>
      </w:pPr>
    </w:p>
    <w:p w:rsidR="00427A7A" w:rsidRDefault="00427A7A" w:rsidP="00AF7F1C">
      <w:pPr>
        <w:spacing w:line="360" w:lineRule="auto"/>
        <w:rPr>
          <w:ins w:id="1593" w:author="Lucas Abdalla Menezes" w:date="2020-03-08T14:02:00Z"/>
          <w:sz w:val="22"/>
        </w:rPr>
        <w:pPrChange w:id="1594" w:author="Lucas Abdalla Menezes" w:date="2020-03-08T09:40:00Z">
          <w:pPr>
            <w:spacing w:line="360" w:lineRule="auto"/>
          </w:pPr>
        </w:pPrChange>
      </w:pPr>
    </w:p>
    <w:p w:rsidR="00427A7A" w:rsidRDefault="00427A7A" w:rsidP="00AF7F1C">
      <w:pPr>
        <w:spacing w:line="360" w:lineRule="auto"/>
        <w:rPr>
          <w:ins w:id="1595" w:author="Lucas Abdalla Menezes" w:date="2020-03-08T14:02:00Z"/>
          <w:sz w:val="22"/>
        </w:rPr>
        <w:pPrChange w:id="1596" w:author="Lucas Abdalla Menezes" w:date="2020-03-08T09:40:00Z">
          <w:pPr>
            <w:spacing w:line="360" w:lineRule="auto"/>
          </w:pPr>
        </w:pPrChange>
      </w:pPr>
    </w:p>
    <w:p w:rsidR="00427A7A" w:rsidRDefault="00427A7A" w:rsidP="00AF7F1C">
      <w:pPr>
        <w:spacing w:line="360" w:lineRule="auto"/>
        <w:rPr>
          <w:ins w:id="1597" w:author="Lucas Abdalla Menezes" w:date="2020-03-08T14:02:00Z"/>
          <w:sz w:val="22"/>
        </w:rPr>
        <w:pPrChange w:id="1598" w:author="Lucas Abdalla Menezes" w:date="2020-03-08T09:40:00Z">
          <w:pPr>
            <w:spacing w:line="360" w:lineRule="auto"/>
          </w:pPr>
        </w:pPrChange>
      </w:pPr>
    </w:p>
    <w:p w:rsidR="00427A7A" w:rsidRDefault="00427A7A" w:rsidP="00AF7F1C">
      <w:pPr>
        <w:spacing w:line="360" w:lineRule="auto"/>
        <w:rPr>
          <w:ins w:id="1599" w:author="Lucas Abdalla Menezes" w:date="2020-03-08T15:28:00Z"/>
          <w:sz w:val="22"/>
        </w:rPr>
        <w:pPrChange w:id="1600" w:author="Lucas Abdalla Menezes" w:date="2020-03-08T09:40:00Z">
          <w:pPr>
            <w:spacing w:line="360" w:lineRule="auto"/>
          </w:pPr>
        </w:pPrChange>
      </w:pPr>
    </w:p>
    <w:p w:rsidR="00221407" w:rsidRDefault="00221407" w:rsidP="00AF7F1C">
      <w:pPr>
        <w:spacing w:line="360" w:lineRule="auto"/>
        <w:rPr>
          <w:ins w:id="1601" w:author="Lucas Abdalla Menezes" w:date="2020-03-08T15:41:00Z"/>
          <w:sz w:val="22"/>
        </w:rPr>
        <w:pPrChange w:id="1602" w:author="Lucas Abdalla Menezes" w:date="2020-03-08T09:40:00Z">
          <w:pPr>
            <w:spacing w:line="360" w:lineRule="auto"/>
          </w:pPr>
        </w:pPrChange>
      </w:pPr>
    </w:p>
    <w:p w:rsidR="00855844" w:rsidRDefault="00855844" w:rsidP="00AF7F1C">
      <w:pPr>
        <w:spacing w:line="360" w:lineRule="auto"/>
        <w:rPr>
          <w:ins w:id="1603" w:author="Lucas Abdalla Menezes" w:date="2020-03-08T15:52:00Z"/>
          <w:sz w:val="22"/>
        </w:rPr>
        <w:pPrChange w:id="1604" w:author="Lucas Abdalla Menezes" w:date="2020-03-08T09:40:00Z">
          <w:pPr>
            <w:spacing w:line="360" w:lineRule="auto"/>
          </w:pPr>
        </w:pPrChange>
      </w:pPr>
    </w:p>
    <w:p w:rsidR="00221407" w:rsidRDefault="00221407" w:rsidP="00AF7F1C">
      <w:pPr>
        <w:spacing w:line="360" w:lineRule="auto"/>
        <w:rPr>
          <w:ins w:id="1605" w:author="Lucas Abdalla Menezes" w:date="2020-03-08T15:52:00Z"/>
          <w:sz w:val="22"/>
        </w:rPr>
        <w:pPrChange w:id="1606" w:author="Lucas Abdalla Menezes" w:date="2020-03-08T09:40:00Z">
          <w:pPr>
            <w:spacing w:line="360" w:lineRule="auto"/>
          </w:pPr>
        </w:pPrChange>
      </w:pPr>
    </w:p>
    <w:p w:rsidR="00221407" w:rsidRDefault="00221407" w:rsidP="00AF7F1C">
      <w:pPr>
        <w:spacing w:line="360" w:lineRule="auto"/>
        <w:rPr>
          <w:ins w:id="1607" w:author="Lucas Abdalla Menezes" w:date="2020-03-08T15:27:00Z"/>
          <w:sz w:val="22"/>
        </w:rPr>
        <w:pPrChange w:id="1608" w:author="Lucas Abdalla Menezes" w:date="2020-03-08T09:40:00Z">
          <w:pPr>
            <w:spacing w:line="360" w:lineRule="auto"/>
          </w:pPr>
        </w:pPrChange>
      </w:pPr>
    </w:p>
    <w:p w:rsidR="00832597" w:rsidRDefault="00832597" w:rsidP="00AF7F1C">
      <w:pPr>
        <w:spacing w:line="360" w:lineRule="auto"/>
        <w:rPr>
          <w:ins w:id="1609" w:author="Lucas Abdalla Menezes" w:date="2020-03-08T15:29:00Z"/>
          <w:sz w:val="22"/>
        </w:rPr>
        <w:pPrChange w:id="1610" w:author="Lucas Abdalla Menezes" w:date="2020-03-08T09:40:00Z">
          <w:pPr>
            <w:spacing w:line="360" w:lineRule="auto"/>
          </w:pPr>
        </w:pPrChange>
      </w:pPr>
      <w:ins w:id="1611" w:author="Lucas Abdalla Menezes" w:date="2020-03-08T15:27:00Z">
        <w:r>
          <w:rPr>
            <w:sz w:val="22"/>
          </w:rPr>
          <w:t xml:space="preserve">Logo em seguida </w:t>
        </w:r>
      </w:ins>
      <w:ins w:id="1612" w:author="Lucas Abdalla Menezes" w:date="2020-03-08T15:28:00Z">
        <w:r>
          <w:rPr>
            <w:sz w:val="22"/>
          </w:rPr>
          <w:t>foi iniciada a rotina de</w:t>
        </w:r>
      </w:ins>
      <w:ins w:id="1613" w:author="Lucas Abdalla Menezes" w:date="2020-03-08T15:32:00Z">
        <w:r>
          <w:rPr>
            <w:sz w:val="22"/>
          </w:rPr>
          <w:t xml:space="preserve"> eventos</w:t>
        </w:r>
      </w:ins>
      <w:ins w:id="1614" w:author="Lucas Abdalla Menezes" w:date="2020-03-08T15:28:00Z">
        <w:r>
          <w:rPr>
            <w:sz w:val="22"/>
          </w:rPr>
          <w:t xml:space="preserve"> </w:t>
        </w:r>
      </w:ins>
      <w:ins w:id="1615" w:author="Lucas Abdalla Menezes" w:date="2020-03-08T15:32:00Z">
        <w:r>
          <w:rPr>
            <w:sz w:val="22"/>
          </w:rPr>
          <w:t xml:space="preserve">de teste </w:t>
        </w:r>
      </w:ins>
      <w:ins w:id="1616" w:author="Lucas Abdalla Menezes" w:date="2020-03-08T15:28:00Z">
        <w:r>
          <w:rPr>
            <w:sz w:val="22"/>
          </w:rPr>
          <w:t>que teria as seguintes etapas</w:t>
        </w:r>
      </w:ins>
      <w:ins w:id="1617" w:author="Lucas Abdalla Menezes" w:date="2020-03-08T15:32:00Z">
        <w:r>
          <w:rPr>
            <w:sz w:val="22"/>
          </w:rPr>
          <w:t xml:space="preserve"> e o tempo em que elas ocorreram</w:t>
        </w:r>
      </w:ins>
      <w:ins w:id="1618" w:author="Lucas Abdalla Menezes" w:date="2020-03-08T15:28:00Z">
        <w:r>
          <w:rPr>
            <w:sz w:val="22"/>
          </w:rPr>
          <w:t>:</w:t>
        </w:r>
      </w:ins>
    </w:p>
    <w:p w:rsidR="00832597" w:rsidRDefault="00832597" w:rsidP="00832597">
      <w:pPr>
        <w:pStyle w:val="PargrafodaLista"/>
        <w:numPr>
          <w:ilvl w:val="0"/>
          <w:numId w:val="2"/>
        </w:numPr>
        <w:spacing w:line="360" w:lineRule="auto"/>
        <w:rPr>
          <w:ins w:id="1619" w:author="Lucas Abdalla Menezes" w:date="2020-03-08T15:29:00Z"/>
          <w:sz w:val="22"/>
        </w:rPr>
        <w:pPrChange w:id="1620" w:author="Lucas Abdalla Menezes" w:date="2020-03-08T15:29:00Z">
          <w:pPr>
            <w:spacing w:line="360" w:lineRule="auto"/>
          </w:pPr>
        </w:pPrChange>
      </w:pPr>
      <w:ins w:id="1621" w:author="Lucas Abdalla Menezes" w:date="2020-03-08T15:29:00Z">
        <w:r w:rsidRPr="00832597">
          <w:rPr>
            <w:sz w:val="22"/>
            <w:rPrChange w:id="1622" w:author="Lucas Abdalla Menezes" w:date="2020-03-08T15:29:00Z">
              <w:rPr/>
            </w:rPrChange>
          </w:rPr>
          <w:t>Ligando a Máquina de lavar</w:t>
        </w:r>
        <w:r>
          <w:rPr>
            <w:sz w:val="22"/>
            <w:rPrChange w:id="1623" w:author="Lucas Abdalla Menezes" w:date="2020-03-08T15:29:00Z">
              <w:rPr>
                <w:sz w:val="22"/>
              </w:rPr>
            </w:rPrChange>
          </w:rPr>
          <w:t xml:space="preserve"> com o Micro</w:t>
        </w:r>
        <w:r>
          <w:rPr>
            <w:sz w:val="22"/>
          </w:rPr>
          <w:t>-</w:t>
        </w:r>
        <w:r>
          <w:rPr>
            <w:sz w:val="22"/>
            <w:rPrChange w:id="1624" w:author="Lucas Abdalla Menezes" w:date="2020-03-08T15:29:00Z">
              <w:rPr>
                <w:sz w:val="22"/>
              </w:rPr>
            </w:rPrChange>
          </w:rPr>
          <w:t>o</w:t>
        </w:r>
        <w:r w:rsidRPr="00832597">
          <w:rPr>
            <w:sz w:val="22"/>
            <w:rPrChange w:id="1625" w:author="Lucas Abdalla Menezes" w:date="2020-03-08T15:29:00Z">
              <w:rPr/>
            </w:rPrChange>
          </w:rPr>
          <w:t>ndas desligado</w:t>
        </w:r>
      </w:ins>
      <w:ins w:id="1626" w:author="Lucas Abdalla Menezes" w:date="2020-03-08T15:30:00Z">
        <w:r>
          <w:rPr>
            <w:sz w:val="22"/>
          </w:rPr>
          <w:t xml:space="preserve"> </w:t>
        </w:r>
      </w:ins>
      <w:ins w:id="1627" w:author="Lucas Abdalla Menezes" w:date="2020-03-08T15:32:00Z">
        <w:r>
          <w:rPr>
            <w:sz w:val="22"/>
          </w:rPr>
          <w:t>–</w:t>
        </w:r>
      </w:ins>
      <w:ins w:id="1628" w:author="Lucas Abdalla Menezes" w:date="2020-03-08T15:34:00Z">
        <w:r>
          <w:rPr>
            <w:sz w:val="22"/>
          </w:rPr>
          <w:t xml:space="preserve"> t =</w:t>
        </w:r>
      </w:ins>
      <w:ins w:id="1629" w:author="Lucas Abdalla Menezes" w:date="2020-03-08T15:30:00Z">
        <w:r>
          <w:rPr>
            <w:sz w:val="22"/>
          </w:rPr>
          <w:t xml:space="preserve"> </w:t>
        </w:r>
      </w:ins>
      <w:ins w:id="1630" w:author="Lucas Abdalla Menezes" w:date="2020-03-08T15:32:00Z">
        <w:r>
          <w:rPr>
            <w:sz w:val="22"/>
          </w:rPr>
          <w:t xml:space="preserve">0 </w:t>
        </w:r>
      </w:ins>
      <w:ins w:id="1631" w:author="Lucas Abdalla Menezes" w:date="2020-03-08T15:33:00Z">
        <w:r>
          <w:rPr>
            <w:sz w:val="22"/>
          </w:rPr>
          <w:t>s;</w:t>
        </w:r>
      </w:ins>
    </w:p>
    <w:p w:rsidR="00832597" w:rsidRDefault="00832597" w:rsidP="00832597">
      <w:pPr>
        <w:pStyle w:val="PargrafodaLista"/>
        <w:numPr>
          <w:ilvl w:val="0"/>
          <w:numId w:val="2"/>
        </w:numPr>
        <w:spacing w:line="360" w:lineRule="auto"/>
        <w:rPr>
          <w:ins w:id="1632" w:author="Lucas Abdalla Menezes" w:date="2020-03-08T15:29:00Z"/>
          <w:sz w:val="22"/>
        </w:rPr>
        <w:pPrChange w:id="1633" w:author="Lucas Abdalla Menezes" w:date="2020-03-08T15:29:00Z">
          <w:pPr>
            <w:spacing w:line="360" w:lineRule="auto"/>
          </w:pPr>
        </w:pPrChange>
      </w:pPr>
      <w:ins w:id="1634" w:author="Lucas Abdalla Menezes" w:date="2020-03-08T15:29:00Z">
        <w:r>
          <w:rPr>
            <w:sz w:val="22"/>
          </w:rPr>
          <w:t>Ligando a Micro</w:t>
        </w:r>
      </w:ins>
      <w:ins w:id="1635" w:author="Lucas Abdalla Menezes" w:date="2020-03-08T15:30:00Z">
        <w:r>
          <w:rPr>
            <w:sz w:val="22"/>
          </w:rPr>
          <w:t>-</w:t>
        </w:r>
      </w:ins>
      <w:ins w:id="1636" w:author="Lucas Abdalla Menezes" w:date="2020-03-08T15:29:00Z">
        <w:r>
          <w:rPr>
            <w:sz w:val="22"/>
          </w:rPr>
          <w:t>ondas</w:t>
        </w:r>
      </w:ins>
      <w:ins w:id="1637" w:author="Lucas Abdalla Menezes" w:date="2020-03-08T15:33:00Z">
        <w:r>
          <w:rPr>
            <w:sz w:val="22"/>
          </w:rPr>
          <w:t xml:space="preserve"> – </w:t>
        </w:r>
      </w:ins>
      <w:ins w:id="1638" w:author="Lucas Abdalla Menezes" w:date="2020-03-08T15:34:00Z">
        <w:r>
          <w:rPr>
            <w:sz w:val="22"/>
          </w:rPr>
          <w:t xml:space="preserve">t = </w:t>
        </w:r>
      </w:ins>
      <w:ins w:id="1639" w:author="Lucas Abdalla Menezes" w:date="2020-03-08T15:33:00Z">
        <w:r>
          <w:rPr>
            <w:sz w:val="22"/>
          </w:rPr>
          <w:t>60 s</w:t>
        </w:r>
      </w:ins>
      <w:ins w:id="1640" w:author="Lucas Abdalla Menezes" w:date="2020-03-08T15:30:00Z">
        <w:r>
          <w:rPr>
            <w:sz w:val="22"/>
          </w:rPr>
          <w:t>;</w:t>
        </w:r>
      </w:ins>
    </w:p>
    <w:p w:rsidR="00832597" w:rsidRDefault="00832597" w:rsidP="00832597">
      <w:pPr>
        <w:pStyle w:val="PargrafodaLista"/>
        <w:numPr>
          <w:ilvl w:val="0"/>
          <w:numId w:val="2"/>
        </w:numPr>
        <w:spacing w:line="360" w:lineRule="auto"/>
        <w:rPr>
          <w:ins w:id="1641" w:author="Lucas Abdalla Menezes" w:date="2020-03-08T15:30:00Z"/>
          <w:sz w:val="22"/>
        </w:rPr>
        <w:pPrChange w:id="1642" w:author="Lucas Abdalla Menezes" w:date="2020-03-08T15:29:00Z">
          <w:pPr>
            <w:spacing w:line="360" w:lineRule="auto"/>
          </w:pPr>
        </w:pPrChange>
      </w:pPr>
      <w:ins w:id="1643" w:author="Lucas Abdalla Menezes" w:date="2020-03-08T15:30:00Z">
        <w:r>
          <w:rPr>
            <w:sz w:val="22"/>
          </w:rPr>
          <w:t>Desligando e Ligando o Micro-ondas rapidamente</w:t>
        </w:r>
      </w:ins>
      <w:ins w:id="1644" w:author="Lucas Abdalla Menezes" w:date="2020-03-08T15:33:00Z">
        <w:r>
          <w:rPr>
            <w:sz w:val="22"/>
          </w:rPr>
          <w:t xml:space="preserve"> –</w:t>
        </w:r>
      </w:ins>
      <w:ins w:id="1645" w:author="Lucas Abdalla Menezes" w:date="2020-03-08T15:34:00Z">
        <w:r>
          <w:rPr>
            <w:sz w:val="22"/>
          </w:rPr>
          <w:t xml:space="preserve"> t =</w:t>
        </w:r>
      </w:ins>
      <w:ins w:id="1646" w:author="Lucas Abdalla Menezes" w:date="2020-03-08T15:33:00Z">
        <w:r>
          <w:rPr>
            <w:sz w:val="22"/>
          </w:rPr>
          <w:t xml:space="preserve"> 160 s</w:t>
        </w:r>
      </w:ins>
      <w:ins w:id="1647" w:author="Lucas Abdalla Menezes" w:date="2020-03-08T15:30:00Z">
        <w:r>
          <w:rPr>
            <w:sz w:val="22"/>
          </w:rPr>
          <w:t>;</w:t>
        </w:r>
      </w:ins>
    </w:p>
    <w:p w:rsidR="00832597" w:rsidDel="00832597" w:rsidRDefault="00832597" w:rsidP="00832597">
      <w:pPr>
        <w:pStyle w:val="PargrafodaLista"/>
        <w:numPr>
          <w:ilvl w:val="0"/>
          <w:numId w:val="2"/>
        </w:numPr>
        <w:spacing w:line="360" w:lineRule="auto"/>
        <w:rPr>
          <w:del w:id="1648" w:author="Lucas Abdalla Menezes" w:date="2020-03-08T15:30:00Z"/>
          <w:sz w:val="22"/>
        </w:rPr>
        <w:pPrChange w:id="1649" w:author="Lucas Abdalla Menezes" w:date="2020-03-08T15:30:00Z">
          <w:pPr>
            <w:spacing w:line="360" w:lineRule="auto"/>
          </w:pPr>
        </w:pPrChange>
      </w:pPr>
      <w:ins w:id="1650" w:author="Lucas Abdalla Menezes" w:date="2020-03-08T15:30:00Z">
        <w:r>
          <w:rPr>
            <w:sz w:val="22"/>
          </w:rPr>
          <w:t>Desligando e Ligando o Micro-ondas rapidamente</w:t>
        </w:r>
      </w:ins>
      <w:ins w:id="1651" w:author="Lucas Abdalla Menezes" w:date="2020-03-08T15:34:00Z">
        <w:r>
          <w:rPr>
            <w:sz w:val="22"/>
          </w:rPr>
          <w:t xml:space="preserve"> – t = 240 </w:t>
        </w:r>
        <w:proofErr w:type="gramStart"/>
        <w:r>
          <w:rPr>
            <w:sz w:val="22"/>
          </w:rPr>
          <w:t>s</w:t>
        </w:r>
      </w:ins>
      <w:ins w:id="1652" w:author="Lucas Abdalla Menezes" w:date="2020-03-08T15:33:00Z">
        <w:r>
          <w:rPr>
            <w:sz w:val="22"/>
          </w:rPr>
          <w:t xml:space="preserve"> </w:t>
        </w:r>
      </w:ins>
      <w:ins w:id="1653" w:author="Lucas Abdalla Menezes" w:date="2020-03-08T15:30:00Z">
        <w:r>
          <w:rPr>
            <w:sz w:val="22"/>
          </w:rPr>
          <w:t>;</w:t>
        </w:r>
      </w:ins>
      <w:proofErr w:type="gramEnd"/>
    </w:p>
    <w:p w:rsidR="00221407" w:rsidRPr="00221407" w:rsidRDefault="00221407" w:rsidP="00832597">
      <w:pPr>
        <w:pStyle w:val="PargrafodaLista"/>
        <w:numPr>
          <w:ilvl w:val="0"/>
          <w:numId w:val="2"/>
        </w:numPr>
        <w:spacing w:line="360" w:lineRule="auto"/>
        <w:rPr>
          <w:ins w:id="1654" w:author="Lucas Abdalla Menezes" w:date="2020-03-08T15:51:00Z"/>
          <w:sz w:val="22"/>
          <w:rPrChange w:id="1655" w:author="Lucas Abdalla Menezes" w:date="2020-03-08T15:52:00Z">
            <w:rPr>
              <w:ins w:id="1656" w:author="Lucas Abdalla Menezes" w:date="2020-03-08T15:51:00Z"/>
            </w:rPr>
          </w:rPrChange>
        </w:rPr>
        <w:pPrChange w:id="1657" w:author="Lucas Abdalla Menezes" w:date="2020-03-08T15:31:00Z">
          <w:pPr>
            <w:spacing w:line="360" w:lineRule="auto"/>
          </w:pPr>
        </w:pPrChange>
      </w:pPr>
    </w:p>
    <w:p w:rsidR="00221407" w:rsidRDefault="00221407" w:rsidP="00832597">
      <w:pPr>
        <w:spacing w:line="360" w:lineRule="auto"/>
        <w:rPr>
          <w:ins w:id="1658" w:author="Lucas Abdalla Menezes" w:date="2020-03-08T15:31:00Z"/>
          <w:sz w:val="22"/>
          <w:szCs w:val="22"/>
        </w:rPr>
        <w:pPrChange w:id="1659" w:author="Lucas Abdalla Menezes" w:date="2020-03-08T15:31:00Z">
          <w:pPr>
            <w:spacing w:line="360" w:lineRule="auto"/>
          </w:pPr>
        </w:pPrChange>
      </w:pPr>
    </w:p>
    <w:p w:rsidR="00832597" w:rsidRPr="00832597" w:rsidRDefault="00832597" w:rsidP="00832597">
      <w:pPr>
        <w:spacing w:line="360" w:lineRule="auto"/>
        <w:rPr>
          <w:ins w:id="1660" w:author="Lucas Abdalla Menezes" w:date="2020-03-08T15:25:00Z"/>
          <w:sz w:val="22"/>
          <w:szCs w:val="22"/>
          <w:rPrChange w:id="1661" w:author="Lucas Abdalla Menezes" w:date="2020-03-08T15:31:00Z">
            <w:rPr>
              <w:ins w:id="1662" w:author="Lucas Abdalla Menezes" w:date="2020-03-08T15:25:00Z"/>
            </w:rPr>
          </w:rPrChange>
        </w:rPr>
        <w:pPrChange w:id="1663" w:author="Lucas Abdalla Menezes" w:date="2020-03-08T15:31:00Z">
          <w:pPr>
            <w:spacing w:line="360" w:lineRule="auto"/>
          </w:pPr>
        </w:pPrChange>
      </w:pPr>
      <w:ins w:id="1664" w:author="Lucas Abdalla Menezes" w:date="2020-03-08T15:31:00Z">
        <w:r>
          <w:rPr>
            <w:sz w:val="22"/>
            <w:szCs w:val="22"/>
          </w:rPr>
          <w:t>Os resultados encontrados</w:t>
        </w:r>
      </w:ins>
      <w:ins w:id="1665" w:author="Lucas Abdalla Menezes" w:date="2020-03-08T15:34:00Z">
        <w:r w:rsidR="00A2336F">
          <w:rPr>
            <w:sz w:val="22"/>
            <w:szCs w:val="22"/>
          </w:rPr>
          <w:t>, estão na</w:t>
        </w:r>
      </w:ins>
      <w:ins w:id="1666" w:author="Lucas Abdalla Menezes" w:date="2020-03-08T15:35:00Z">
        <w:r w:rsidR="00A2336F">
          <w:rPr>
            <w:sz w:val="22"/>
            <w:szCs w:val="22"/>
          </w:rPr>
          <w:t xml:space="preserve"> </w:t>
        </w:r>
        <w:r w:rsidR="00A2336F">
          <w:rPr>
            <w:sz w:val="22"/>
            <w:szCs w:val="22"/>
          </w:rPr>
          <w:fldChar w:fldCharType="begin"/>
        </w:r>
        <w:r w:rsidR="00A2336F">
          <w:rPr>
            <w:sz w:val="22"/>
            <w:szCs w:val="22"/>
          </w:rPr>
          <w:instrText xml:space="preserve"> REF _Ref34574128 \h </w:instrText>
        </w:r>
        <w:r w:rsidR="00A2336F">
          <w:rPr>
            <w:sz w:val="22"/>
            <w:szCs w:val="22"/>
          </w:rPr>
        </w:r>
      </w:ins>
      <w:r w:rsidR="00A2336F">
        <w:rPr>
          <w:sz w:val="22"/>
          <w:szCs w:val="22"/>
        </w:rPr>
        <w:fldChar w:fldCharType="separate"/>
      </w:r>
      <w:ins w:id="1667" w:author="Lucas Abdalla Menezes" w:date="2020-03-08T15:35:00Z">
        <w:r w:rsidR="00A2336F">
          <w:t xml:space="preserve">Figura </w:t>
        </w:r>
        <w:r w:rsidR="00A2336F">
          <w:rPr>
            <w:noProof/>
          </w:rPr>
          <w:t>9</w:t>
        </w:r>
        <w:r w:rsidR="00A2336F">
          <w:rPr>
            <w:sz w:val="22"/>
            <w:szCs w:val="22"/>
          </w:rPr>
          <w:fldChar w:fldCharType="end"/>
        </w:r>
        <w:r w:rsidR="00A2336F">
          <w:rPr>
            <w:sz w:val="22"/>
            <w:szCs w:val="22"/>
          </w:rPr>
          <w:t>.</w:t>
        </w:r>
      </w:ins>
    </w:p>
    <w:p w:rsidR="00832597" w:rsidRDefault="00832597">
      <w:pPr>
        <w:spacing w:line="360" w:lineRule="auto"/>
        <w:rPr>
          <w:ins w:id="1668" w:author="Lucas Abdalla Menezes" w:date="2020-03-08T14:55:00Z"/>
          <w:sz w:val="22"/>
          <w:szCs w:val="22"/>
        </w:rPr>
      </w:pPr>
      <w:ins w:id="1669" w:author="Lucas Abdalla Menezes" w:date="2020-03-08T15:26:00Z">
        <w:r>
          <w:rPr>
            <w:noProof/>
            <w:sz w:val="22"/>
            <w:szCs w:val="22"/>
            <w:lang w:eastAsia="pt-BR"/>
          </w:rPr>
          <w:lastRenderedPageBreak/>
          <mc:AlternateContent>
            <mc:Choice Requires="wpc">
              <w:drawing>
                <wp:anchor distT="0" distB="0" distL="114300" distR="114300" simplePos="0" relativeHeight="251667456" behindDoc="1" locked="0" layoutInCell="1" allowOverlap="1" wp14:anchorId="48A4BD28" wp14:editId="72F9735B">
                  <wp:simplePos x="0" y="0"/>
                  <wp:positionH relativeFrom="margin">
                    <wp:posOffset>408940</wp:posOffset>
                  </wp:positionH>
                  <wp:positionV relativeFrom="paragraph">
                    <wp:posOffset>3810</wp:posOffset>
                  </wp:positionV>
                  <wp:extent cx="5547995" cy="3235960"/>
                  <wp:effectExtent l="0" t="0" r="0" b="2540"/>
                  <wp:wrapTight wrapText="bothSides">
                    <wp:wrapPolygon edited="0">
                      <wp:start x="2670" y="0"/>
                      <wp:lineTo x="2670" y="21490"/>
                      <wp:lineTo x="18171" y="21490"/>
                      <wp:lineTo x="18171" y="0"/>
                      <wp:lineTo x="2670" y="0"/>
                    </wp:wrapPolygon>
                  </wp:wrapTight>
                  <wp:docPr id="26" name="Tela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 name="Imagem 28"/>
                            <pic:cNvPicPr>
                              <a:picLocks noChangeAspect="1"/>
                            </pic:cNvPicPr>
                          </pic:nvPicPr>
                          <pic:blipFill>
                            <a:blip r:embed="rId22"/>
                            <a:stretch>
                              <a:fillRect/>
                            </a:stretch>
                          </pic:blipFill>
                          <pic:spPr>
                            <a:xfrm>
                              <a:off x="715617" y="0"/>
                              <a:ext cx="3942098" cy="320040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462B63D8" id="Tela 26" o:spid="_x0000_s1026" editas="canvas" style="position:absolute;margin-left:32.2pt;margin-top:.3pt;width:436.85pt;height:254.8pt;z-index:-251649024;mso-position-horizontal-relative:margin;mso-width-relative:margin;mso-height-relative:margin" coordsize="55479,32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">
                  <v:shape id="_x0000_s1027" type="#_x0000_t75" style="position:absolute;width:55479;height:32359;visibility:visible;mso-wrap-style:square">
                    <v:fill o:detectmouseclick="t"/>
                    <v:path o:connecttype="none"/>
                  </v:shape>
                  <v:shape id="Imagem 28" o:spid="_x0000_s1028" type="#_x0000_t75" style="position:absolute;left:7156;width:39421;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xlXAAAAA2wAAAA8AAABkcnMvZG93bnJldi54bWxET01rwkAQvRf8D8sI3urGQKqkrlLFglQ8&#10;GLXnITtNgtnZkN0m8d+7B8Hj430v14OpRUetqywrmE0jEMS51RUXCi7n7/cFCOeRNdaWScGdHKxX&#10;o7clptr2fKIu84UIIexSVFB636RSurwkg25qG+LA/dnWoA+wLaRusQ/hppZxFH1IgxWHhhIb2paU&#10;37J/o+CcJfqob9Xlp7bJdfO7P/DOzpWajIevTxCeBv8SP917rSAOY8OX8APk6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b7GVcAAAADbAAAADwAAAAAAAAAAAAAAAACfAgAA&#10;ZHJzL2Rvd25yZXYueG1sUEsFBgAAAAAEAAQA9wAAAIwDAAAAAA==&#10;">
                    <v:imagedata r:id="rId23" o:title=""/>
                    <v:path arrowok="t"/>
                  </v:shape>
                  <w10:wrap type="tight" anchorx="margin"/>
                </v:group>
              </w:pict>
            </mc:Fallback>
          </mc:AlternateContent>
        </w:r>
      </w:ins>
    </w:p>
    <w:p w:rsidR="008E6F0C" w:rsidRDefault="008E6F0C">
      <w:pPr>
        <w:spacing w:line="360" w:lineRule="auto"/>
        <w:rPr>
          <w:ins w:id="1670" w:author="Lucas Abdalla Menezes" w:date="2020-03-08T14:04:00Z"/>
          <w:sz w:val="22"/>
          <w:szCs w:val="22"/>
        </w:rPr>
      </w:pPr>
    </w:p>
    <w:p w:rsidR="00427A7A" w:rsidRDefault="00427A7A">
      <w:pPr>
        <w:spacing w:line="360" w:lineRule="auto"/>
        <w:rPr>
          <w:ins w:id="1671" w:author="Lucas Abdalla Menezes" w:date="2020-03-08T14:04:00Z"/>
          <w:sz w:val="22"/>
          <w:szCs w:val="22"/>
        </w:rPr>
      </w:pPr>
    </w:p>
    <w:p w:rsidR="00832597" w:rsidRDefault="00832597">
      <w:pPr>
        <w:spacing w:line="360" w:lineRule="auto"/>
        <w:rPr>
          <w:ins w:id="1672" w:author="Lucas Abdalla Menezes" w:date="2020-03-08T15:27:00Z"/>
          <w:sz w:val="22"/>
          <w:szCs w:val="22"/>
        </w:rPr>
      </w:pPr>
    </w:p>
    <w:p w:rsidR="00832597" w:rsidRDefault="00832597">
      <w:pPr>
        <w:spacing w:line="360" w:lineRule="auto"/>
        <w:rPr>
          <w:ins w:id="1673" w:author="Lucas Abdalla Menezes" w:date="2020-03-08T15:27:00Z"/>
          <w:sz w:val="22"/>
          <w:szCs w:val="22"/>
        </w:rPr>
      </w:pPr>
    </w:p>
    <w:p w:rsidR="00832597" w:rsidRDefault="00832597">
      <w:pPr>
        <w:spacing w:line="360" w:lineRule="auto"/>
        <w:rPr>
          <w:ins w:id="1674" w:author="Lucas Abdalla Menezes" w:date="2020-03-08T15:27:00Z"/>
          <w:sz w:val="22"/>
          <w:szCs w:val="22"/>
        </w:rPr>
      </w:pPr>
    </w:p>
    <w:p w:rsidR="00832597" w:rsidRDefault="00832597">
      <w:pPr>
        <w:spacing w:line="360" w:lineRule="auto"/>
        <w:rPr>
          <w:ins w:id="1675" w:author="Lucas Abdalla Menezes" w:date="2020-03-08T15:27:00Z"/>
          <w:sz w:val="22"/>
          <w:szCs w:val="22"/>
        </w:rPr>
      </w:pPr>
    </w:p>
    <w:p w:rsidR="00832597" w:rsidRDefault="00832597">
      <w:pPr>
        <w:spacing w:line="360" w:lineRule="auto"/>
        <w:rPr>
          <w:ins w:id="1676" w:author="Lucas Abdalla Menezes" w:date="2020-03-08T15:27:00Z"/>
          <w:sz w:val="22"/>
          <w:szCs w:val="22"/>
        </w:rPr>
      </w:pPr>
    </w:p>
    <w:p w:rsidR="00832597" w:rsidRDefault="00832597">
      <w:pPr>
        <w:spacing w:line="360" w:lineRule="auto"/>
        <w:rPr>
          <w:ins w:id="1677" w:author="Lucas Abdalla Menezes" w:date="2020-03-08T15:27:00Z"/>
          <w:sz w:val="22"/>
          <w:szCs w:val="22"/>
        </w:rPr>
      </w:pPr>
    </w:p>
    <w:p w:rsidR="00832597" w:rsidRDefault="00832597">
      <w:pPr>
        <w:spacing w:line="360" w:lineRule="auto"/>
        <w:rPr>
          <w:ins w:id="1678" w:author="Lucas Abdalla Menezes" w:date="2020-03-08T15:27:00Z"/>
          <w:sz w:val="22"/>
          <w:szCs w:val="22"/>
        </w:rPr>
      </w:pPr>
    </w:p>
    <w:p w:rsidR="00832597" w:rsidRDefault="00832597">
      <w:pPr>
        <w:spacing w:line="360" w:lineRule="auto"/>
        <w:rPr>
          <w:ins w:id="1679" w:author="Lucas Abdalla Menezes" w:date="2020-03-08T15:27:00Z"/>
          <w:sz w:val="22"/>
          <w:szCs w:val="22"/>
        </w:rPr>
      </w:pPr>
    </w:p>
    <w:p w:rsidR="00832597" w:rsidRDefault="00832597">
      <w:pPr>
        <w:spacing w:line="360" w:lineRule="auto"/>
        <w:rPr>
          <w:ins w:id="1680" w:author="Lucas Abdalla Menezes" w:date="2020-03-08T15:27:00Z"/>
          <w:sz w:val="22"/>
          <w:szCs w:val="22"/>
        </w:rPr>
      </w:pPr>
    </w:p>
    <w:p w:rsidR="00832597" w:rsidRDefault="00832597">
      <w:pPr>
        <w:spacing w:line="360" w:lineRule="auto"/>
        <w:rPr>
          <w:ins w:id="1681" w:author="Lucas Abdalla Menezes" w:date="2020-03-08T15:27:00Z"/>
          <w:sz w:val="22"/>
          <w:szCs w:val="22"/>
        </w:rPr>
      </w:pPr>
    </w:p>
    <w:p w:rsidR="00832597" w:rsidRDefault="00A2336F">
      <w:pPr>
        <w:spacing w:line="360" w:lineRule="auto"/>
        <w:rPr>
          <w:ins w:id="1682" w:author="Lucas Abdalla Menezes" w:date="2020-03-08T15:27:00Z"/>
          <w:sz w:val="22"/>
          <w:szCs w:val="22"/>
        </w:rPr>
      </w:pPr>
      <w:ins w:id="1683" w:author="Lucas Abdalla Menezes" w:date="2020-03-08T15:34:00Z">
        <w:r>
          <w:rPr>
            <w:noProof/>
          </w:rPr>
          <mc:AlternateContent>
            <mc:Choice Requires="wps">
              <w:drawing>
                <wp:anchor distT="0" distB="0" distL="114300" distR="114300" simplePos="0" relativeHeight="251669504" behindDoc="0" locked="0" layoutInCell="1" allowOverlap="1" wp14:anchorId="2967D51D" wp14:editId="0F67800C">
                  <wp:simplePos x="0" y="0"/>
                  <wp:positionH relativeFrom="column">
                    <wp:posOffset>487680</wp:posOffset>
                  </wp:positionH>
                  <wp:positionV relativeFrom="paragraph">
                    <wp:posOffset>75841</wp:posOffset>
                  </wp:positionV>
                  <wp:extent cx="5486400" cy="635"/>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25640B" w:rsidRPr="003D4926" w:rsidRDefault="0025640B" w:rsidP="00A2336F">
                              <w:pPr>
                                <w:pStyle w:val="Legenda"/>
                                <w:jc w:val="center"/>
                                <w:rPr>
                                  <w:rFonts w:cs="Times New Roman"/>
                                  <w:noProof/>
                                </w:rPr>
                                <w:pPrChange w:id="1684" w:author="Lucas Abdalla Menezes" w:date="2020-03-08T15:34:00Z">
                                  <w:pPr>
                                    <w:spacing w:line="360" w:lineRule="auto"/>
                                  </w:pPr>
                                </w:pPrChange>
                              </w:pPr>
                              <w:bookmarkStart w:id="1685" w:name="_Ref34574128"/>
                              <w:ins w:id="1686" w:author="Lucas Abdalla Menezes" w:date="2020-03-08T15:34:00Z">
                                <w:r>
                                  <w:t xml:space="preserve">Figura </w:t>
                                </w:r>
                                <w:r>
                                  <w:fldChar w:fldCharType="begin"/>
                                </w:r>
                                <w:r>
                                  <w:instrText xml:space="preserve"> SEQ Figura \* ARABIC </w:instrText>
                                </w:r>
                              </w:ins>
                              <w:r>
                                <w:fldChar w:fldCharType="separate"/>
                              </w:r>
                              <w:ins w:id="1687" w:author="Lucas Abdalla Menezes" w:date="2020-03-08T19:46:00Z">
                                <w:r w:rsidR="00F41BF3">
                                  <w:rPr>
                                    <w:noProof/>
                                  </w:rPr>
                                  <w:t>10</w:t>
                                </w:r>
                              </w:ins>
                              <w:ins w:id="1688" w:author="Lucas Abdalla Menezes" w:date="2020-03-08T15:34:00Z">
                                <w:r>
                                  <w:fldChar w:fldCharType="end"/>
                                </w:r>
                                <w:r>
                                  <w:t>: Parte 1 rotina de testes</w:t>
                                </w:r>
                              </w:ins>
                              <w:bookmarkEnd w:id="16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7D51D" id="Caixa de texto 32" o:spid="_x0000_s1039" type="#_x0000_t202" style="position:absolute;margin-left:38.4pt;margin-top:5.95pt;width:6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" stroked="f">
                  <v:textbox style="mso-fit-shape-to-text:t" inset="0,0,0,0">
                    <w:txbxContent>
                      <w:p w:rsidR="0025640B" w:rsidRPr="003D4926" w:rsidRDefault="0025640B" w:rsidP="00A2336F">
                        <w:pPr>
                          <w:pStyle w:val="Legenda"/>
                          <w:jc w:val="center"/>
                          <w:rPr>
                            <w:rFonts w:cs="Times New Roman"/>
                            <w:noProof/>
                          </w:rPr>
                          <w:pPrChange w:id="1689" w:author="Lucas Abdalla Menezes" w:date="2020-03-08T15:34:00Z">
                            <w:pPr>
                              <w:spacing w:line="360" w:lineRule="auto"/>
                            </w:pPr>
                          </w:pPrChange>
                        </w:pPr>
                        <w:bookmarkStart w:id="1690" w:name="_Ref34574128"/>
                        <w:ins w:id="1691" w:author="Lucas Abdalla Menezes" w:date="2020-03-08T15:34:00Z">
                          <w:r>
                            <w:t xml:space="preserve">Figura </w:t>
                          </w:r>
                          <w:r>
                            <w:fldChar w:fldCharType="begin"/>
                          </w:r>
                          <w:r>
                            <w:instrText xml:space="preserve"> SEQ Figura \* ARABIC </w:instrText>
                          </w:r>
                        </w:ins>
                        <w:r>
                          <w:fldChar w:fldCharType="separate"/>
                        </w:r>
                        <w:ins w:id="1692" w:author="Lucas Abdalla Menezes" w:date="2020-03-08T19:46:00Z">
                          <w:r w:rsidR="00F41BF3">
                            <w:rPr>
                              <w:noProof/>
                            </w:rPr>
                            <w:t>10</w:t>
                          </w:r>
                        </w:ins>
                        <w:ins w:id="1693" w:author="Lucas Abdalla Menezes" w:date="2020-03-08T15:34:00Z">
                          <w:r>
                            <w:fldChar w:fldCharType="end"/>
                          </w:r>
                          <w:r>
                            <w:t>: Parte 1 rotina de testes</w:t>
                          </w:r>
                        </w:ins>
                        <w:bookmarkEnd w:id="1690"/>
                      </w:p>
                    </w:txbxContent>
                  </v:textbox>
                </v:shape>
              </w:pict>
            </mc:Fallback>
          </mc:AlternateContent>
        </w:r>
      </w:ins>
    </w:p>
    <w:p w:rsidR="00855844" w:rsidRDefault="00855844">
      <w:pPr>
        <w:spacing w:line="360" w:lineRule="auto"/>
        <w:rPr>
          <w:ins w:id="1694" w:author="Lucas Abdalla Menezes" w:date="2020-03-08T15:51:00Z"/>
          <w:sz w:val="22"/>
          <w:szCs w:val="22"/>
        </w:rPr>
      </w:pPr>
    </w:p>
    <w:p w:rsidR="00221407" w:rsidRDefault="00221407">
      <w:pPr>
        <w:spacing w:line="360" w:lineRule="auto"/>
        <w:rPr>
          <w:ins w:id="1695" w:author="Lucas Abdalla Menezes" w:date="2020-03-08T15:36:00Z"/>
          <w:sz w:val="22"/>
          <w:szCs w:val="22"/>
        </w:rPr>
      </w:pPr>
    </w:p>
    <w:p w:rsidR="00474CCD" w:rsidRDefault="00474CCD" w:rsidP="00474CCD">
      <w:pPr>
        <w:pStyle w:val="PargrafodaLista"/>
        <w:numPr>
          <w:ilvl w:val="0"/>
          <w:numId w:val="2"/>
        </w:numPr>
        <w:spacing w:line="360" w:lineRule="auto"/>
        <w:rPr>
          <w:ins w:id="1696" w:author="Lucas Abdalla Menezes" w:date="2020-03-08T15:37:00Z"/>
          <w:sz w:val="22"/>
          <w:szCs w:val="22"/>
        </w:rPr>
        <w:pPrChange w:id="1697" w:author="Lucas Abdalla Menezes" w:date="2020-03-08T15:36:00Z">
          <w:pPr>
            <w:spacing w:line="360" w:lineRule="auto"/>
          </w:pPr>
        </w:pPrChange>
      </w:pPr>
      <w:ins w:id="1698" w:author="Lucas Abdalla Menezes" w:date="2020-03-08T15:37:00Z">
        <w:r>
          <w:rPr>
            <w:sz w:val="22"/>
            <w:szCs w:val="22"/>
          </w:rPr>
          <w:t>Desligando e Ligando o Micro-ondas – t = 50 s</w:t>
        </w:r>
      </w:ins>
      <w:ins w:id="1699" w:author="Lucas Abdalla Menezes" w:date="2020-03-08T15:39:00Z">
        <w:r>
          <w:rPr>
            <w:sz w:val="22"/>
            <w:szCs w:val="22"/>
          </w:rPr>
          <w:t>;</w:t>
        </w:r>
      </w:ins>
    </w:p>
    <w:p w:rsidR="00474CCD" w:rsidRDefault="00474CCD" w:rsidP="00474CCD">
      <w:pPr>
        <w:pStyle w:val="PargrafodaLista"/>
        <w:numPr>
          <w:ilvl w:val="0"/>
          <w:numId w:val="2"/>
        </w:numPr>
        <w:spacing w:line="360" w:lineRule="auto"/>
        <w:rPr>
          <w:ins w:id="1700" w:author="Lucas Abdalla Menezes" w:date="2020-03-08T15:38:00Z"/>
          <w:sz w:val="22"/>
          <w:szCs w:val="22"/>
        </w:rPr>
        <w:pPrChange w:id="1701" w:author="Lucas Abdalla Menezes" w:date="2020-03-08T15:36:00Z">
          <w:pPr>
            <w:spacing w:line="360" w:lineRule="auto"/>
          </w:pPr>
        </w:pPrChange>
      </w:pPr>
      <w:ins w:id="1702" w:author="Lucas Abdalla Menezes" w:date="2020-03-08T15:37:00Z">
        <w:r>
          <w:rPr>
            <w:sz w:val="22"/>
            <w:szCs w:val="22"/>
          </w:rPr>
          <w:t>Desligando e Ligando o Micro-ondas – t = 120 s</w:t>
        </w:r>
      </w:ins>
      <w:ins w:id="1703" w:author="Lucas Abdalla Menezes" w:date="2020-03-08T15:39:00Z">
        <w:r>
          <w:rPr>
            <w:sz w:val="22"/>
            <w:szCs w:val="22"/>
          </w:rPr>
          <w:t>;</w:t>
        </w:r>
      </w:ins>
    </w:p>
    <w:p w:rsidR="00474CCD" w:rsidRDefault="00474CCD" w:rsidP="00474CCD">
      <w:pPr>
        <w:pStyle w:val="PargrafodaLista"/>
        <w:numPr>
          <w:ilvl w:val="0"/>
          <w:numId w:val="2"/>
        </w:numPr>
        <w:spacing w:line="360" w:lineRule="auto"/>
        <w:rPr>
          <w:ins w:id="1704" w:author="Lucas Abdalla Menezes" w:date="2020-03-08T15:39:00Z"/>
          <w:sz w:val="22"/>
          <w:szCs w:val="22"/>
        </w:rPr>
        <w:pPrChange w:id="1705" w:author="Lucas Abdalla Menezes" w:date="2020-03-08T15:36:00Z">
          <w:pPr>
            <w:spacing w:line="360" w:lineRule="auto"/>
          </w:pPr>
        </w:pPrChange>
      </w:pPr>
      <w:ins w:id="1706" w:author="Lucas Abdalla Menezes" w:date="2020-03-08T15:38:00Z">
        <w:r>
          <w:rPr>
            <w:sz w:val="22"/>
            <w:szCs w:val="22"/>
          </w:rPr>
          <w:t xml:space="preserve">Desligando </w:t>
        </w:r>
      </w:ins>
      <w:ins w:id="1707" w:author="Lucas Abdalla Menezes" w:date="2020-03-08T15:39:00Z">
        <w:r>
          <w:rPr>
            <w:sz w:val="22"/>
            <w:szCs w:val="22"/>
          </w:rPr>
          <w:t>o Micro</w:t>
        </w:r>
      </w:ins>
      <w:ins w:id="1708" w:author="Lucas Abdalla Menezes" w:date="2020-03-08T15:42:00Z">
        <w:r w:rsidR="00DA451C">
          <w:rPr>
            <w:sz w:val="22"/>
            <w:szCs w:val="22"/>
          </w:rPr>
          <w:t>-</w:t>
        </w:r>
      </w:ins>
      <w:ins w:id="1709" w:author="Lucas Abdalla Menezes" w:date="2020-03-08T15:39:00Z">
        <w:r>
          <w:rPr>
            <w:sz w:val="22"/>
            <w:szCs w:val="22"/>
          </w:rPr>
          <w:t>ondas – t =</w:t>
        </w:r>
      </w:ins>
      <w:ins w:id="1710" w:author="Lucas Abdalla Menezes" w:date="2020-03-08T15:37:00Z">
        <w:r>
          <w:rPr>
            <w:sz w:val="22"/>
            <w:szCs w:val="22"/>
          </w:rPr>
          <w:t xml:space="preserve"> </w:t>
        </w:r>
      </w:ins>
      <w:ins w:id="1711" w:author="Lucas Abdalla Menezes" w:date="2020-03-08T15:39:00Z">
        <w:r>
          <w:rPr>
            <w:sz w:val="22"/>
            <w:szCs w:val="22"/>
          </w:rPr>
          <w:t>170 s;</w:t>
        </w:r>
      </w:ins>
    </w:p>
    <w:p w:rsidR="00DA451C" w:rsidRDefault="00474CCD" w:rsidP="00DA451C">
      <w:pPr>
        <w:pStyle w:val="PargrafodaLista"/>
        <w:numPr>
          <w:ilvl w:val="0"/>
          <w:numId w:val="2"/>
        </w:numPr>
        <w:spacing w:line="360" w:lineRule="auto"/>
        <w:rPr>
          <w:ins w:id="1712" w:author="Lucas Abdalla Menezes" w:date="2020-03-08T15:51:00Z"/>
          <w:sz w:val="22"/>
          <w:szCs w:val="22"/>
        </w:rPr>
        <w:pPrChange w:id="1713" w:author="Lucas Abdalla Menezes" w:date="2020-03-08T15:42:00Z">
          <w:pPr>
            <w:spacing w:line="360" w:lineRule="auto"/>
          </w:pPr>
        </w:pPrChange>
      </w:pPr>
      <w:ins w:id="1714" w:author="Lucas Abdalla Menezes" w:date="2020-03-08T15:39:00Z">
        <w:r>
          <w:rPr>
            <w:sz w:val="22"/>
            <w:szCs w:val="22"/>
          </w:rPr>
          <w:t>Desligando a Máquina de Lavar – t = 190 s;</w:t>
        </w:r>
      </w:ins>
    </w:p>
    <w:p w:rsidR="00221407" w:rsidRDefault="00221407" w:rsidP="00221407">
      <w:pPr>
        <w:spacing w:line="360" w:lineRule="auto"/>
        <w:rPr>
          <w:ins w:id="1715" w:author="Lucas Abdalla Menezes" w:date="2020-03-08T15:51:00Z"/>
          <w:sz w:val="22"/>
          <w:szCs w:val="22"/>
        </w:rPr>
        <w:pPrChange w:id="1716" w:author="Lucas Abdalla Menezes" w:date="2020-03-08T15:51:00Z">
          <w:pPr>
            <w:spacing w:line="360" w:lineRule="auto"/>
          </w:pPr>
        </w:pPrChange>
      </w:pPr>
    </w:p>
    <w:p w:rsidR="00221407" w:rsidRDefault="00221407" w:rsidP="00221407">
      <w:pPr>
        <w:spacing w:line="360" w:lineRule="auto"/>
        <w:rPr>
          <w:ins w:id="1717" w:author="Lucas Abdalla Menezes" w:date="2020-03-08T15:51:00Z"/>
          <w:sz w:val="22"/>
          <w:szCs w:val="22"/>
        </w:rPr>
        <w:pPrChange w:id="1718" w:author="Lucas Abdalla Menezes" w:date="2020-03-08T15:51:00Z">
          <w:pPr>
            <w:spacing w:line="360" w:lineRule="auto"/>
          </w:pPr>
        </w:pPrChange>
      </w:pPr>
    </w:p>
    <w:p w:rsidR="00221407" w:rsidRDefault="00221407" w:rsidP="00221407">
      <w:pPr>
        <w:spacing w:line="360" w:lineRule="auto"/>
        <w:rPr>
          <w:ins w:id="1719" w:author="Lucas Abdalla Menezes" w:date="2020-03-08T15:51:00Z"/>
          <w:sz w:val="22"/>
          <w:szCs w:val="22"/>
        </w:rPr>
        <w:pPrChange w:id="1720" w:author="Lucas Abdalla Menezes" w:date="2020-03-08T15:51:00Z">
          <w:pPr>
            <w:spacing w:line="360" w:lineRule="auto"/>
          </w:pPr>
        </w:pPrChange>
      </w:pPr>
    </w:p>
    <w:p w:rsidR="00221407" w:rsidRDefault="00221407" w:rsidP="00221407">
      <w:pPr>
        <w:spacing w:line="360" w:lineRule="auto"/>
        <w:rPr>
          <w:ins w:id="1721" w:author="Lucas Abdalla Menezes" w:date="2020-03-08T15:51:00Z"/>
          <w:sz w:val="22"/>
          <w:szCs w:val="22"/>
        </w:rPr>
        <w:pPrChange w:id="1722" w:author="Lucas Abdalla Menezes" w:date="2020-03-08T15:51:00Z">
          <w:pPr>
            <w:spacing w:line="360" w:lineRule="auto"/>
          </w:pPr>
        </w:pPrChange>
      </w:pPr>
    </w:p>
    <w:p w:rsidR="00221407" w:rsidRDefault="00221407" w:rsidP="00221407">
      <w:pPr>
        <w:spacing w:line="360" w:lineRule="auto"/>
        <w:rPr>
          <w:ins w:id="1723" w:author="Lucas Abdalla Menezes" w:date="2020-03-08T15:51:00Z"/>
          <w:sz w:val="22"/>
          <w:szCs w:val="22"/>
        </w:rPr>
        <w:pPrChange w:id="1724" w:author="Lucas Abdalla Menezes" w:date="2020-03-08T15:51:00Z">
          <w:pPr>
            <w:spacing w:line="360" w:lineRule="auto"/>
          </w:pPr>
        </w:pPrChange>
      </w:pPr>
    </w:p>
    <w:p w:rsidR="00221407" w:rsidRPr="00221407" w:rsidRDefault="00221407" w:rsidP="00221407">
      <w:pPr>
        <w:spacing w:line="360" w:lineRule="auto"/>
        <w:rPr>
          <w:ins w:id="1725" w:author="Lucas Abdalla Menezes" w:date="2020-03-08T15:39:00Z"/>
          <w:sz w:val="22"/>
          <w:szCs w:val="22"/>
          <w:rPrChange w:id="1726" w:author="Lucas Abdalla Menezes" w:date="2020-03-08T15:51:00Z">
            <w:rPr>
              <w:ins w:id="1727" w:author="Lucas Abdalla Menezes" w:date="2020-03-08T15:39:00Z"/>
            </w:rPr>
          </w:rPrChange>
        </w:rPr>
        <w:pPrChange w:id="1728" w:author="Lucas Abdalla Menezes" w:date="2020-03-08T15:51:00Z">
          <w:pPr>
            <w:spacing w:line="360" w:lineRule="auto"/>
          </w:pPr>
        </w:pPrChange>
      </w:pPr>
    </w:p>
    <w:p w:rsidR="00474CCD" w:rsidRDefault="00474CCD" w:rsidP="00474CCD">
      <w:pPr>
        <w:spacing w:line="360" w:lineRule="auto"/>
        <w:rPr>
          <w:ins w:id="1729" w:author="Lucas Abdalla Menezes" w:date="2020-03-08T15:40:00Z"/>
          <w:sz w:val="22"/>
          <w:szCs w:val="22"/>
        </w:rPr>
        <w:pPrChange w:id="1730" w:author="Lucas Abdalla Menezes" w:date="2020-03-08T15:39:00Z">
          <w:pPr>
            <w:spacing w:line="360" w:lineRule="auto"/>
          </w:pPr>
        </w:pPrChange>
      </w:pPr>
      <w:ins w:id="1731" w:author="Lucas Abdalla Menezes" w:date="2020-03-08T15:39:00Z">
        <w:r>
          <w:rPr>
            <w:sz w:val="22"/>
            <w:szCs w:val="22"/>
          </w:rPr>
          <w:t xml:space="preserve">E os resultados encontram-se na </w:t>
        </w:r>
      </w:ins>
      <w:ins w:id="1732" w:author="Lucas Abdalla Menezes" w:date="2020-03-08T15:52:00Z">
        <w:r w:rsidR="00221407">
          <w:rPr>
            <w:sz w:val="22"/>
            <w:szCs w:val="22"/>
          </w:rPr>
          <w:fldChar w:fldCharType="begin"/>
        </w:r>
        <w:r w:rsidR="00221407">
          <w:rPr>
            <w:sz w:val="22"/>
            <w:szCs w:val="22"/>
          </w:rPr>
          <w:instrText xml:space="preserve"> REF _Ref34575166 \h </w:instrText>
        </w:r>
        <w:r w:rsidR="00221407">
          <w:rPr>
            <w:sz w:val="22"/>
            <w:szCs w:val="22"/>
          </w:rPr>
        </w:r>
      </w:ins>
      <w:r w:rsidR="00221407">
        <w:rPr>
          <w:sz w:val="22"/>
          <w:szCs w:val="22"/>
        </w:rPr>
        <w:fldChar w:fldCharType="separate"/>
      </w:r>
      <w:ins w:id="1733" w:author="Lucas Abdalla Menezes" w:date="2020-03-08T15:52:00Z">
        <w:r w:rsidR="00221407">
          <w:t xml:space="preserve">Figura </w:t>
        </w:r>
        <w:r w:rsidR="00221407">
          <w:rPr>
            <w:noProof/>
          </w:rPr>
          <w:t>10</w:t>
        </w:r>
        <w:r w:rsidR="00221407">
          <w:rPr>
            <w:sz w:val="22"/>
            <w:szCs w:val="22"/>
          </w:rPr>
          <w:fldChar w:fldCharType="end"/>
        </w:r>
        <w:r w:rsidR="00221407">
          <w:rPr>
            <w:sz w:val="22"/>
            <w:szCs w:val="22"/>
          </w:rPr>
          <w:t>.</w:t>
        </w:r>
      </w:ins>
    </w:p>
    <w:p w:rsidR="00474CCD" w:rsidRDefault="00474CCD" w:rsidP="00474CCD">
      <w:pPr>
        <w:spacing w:line="360" w:lineRule="auto"/>
        <w:rPr>
          <w:ins w:id="1734" w:author="Lucas Abdalla Menezes" w:date="2020-03-08T15:40:00Z"/>
          <w:sz w:val="22"/>
          <w:szCs w:val="22"/>
        </w:rPr>
        <w:pPrChange w:id="1735" w:author="Lucas Abdalla Menezes" w:date="2020-03-08T15:39:00Z">
          <w:pPr>
            <w:spacing w:line="360" w:lineRule="auto"/>
          </w:pPr>
        </w:pPrChange>
      </w:pPr>
      <w:ins w:id="1736" w:author="Lucas Abdalla Menezes" w:date="2020-03-08T15:41:00Z">
        <w:r>
          <w:rPr>
            <w:noProof/>
          </w:rPr>
          <w:lastRenderedPageBreak/>
          <mc:AlternateContent>
            <mc:Choice Requires="wps">
              <w:drawing>
                <wp:anchor distT="0" distB="0" distL="114300" distR="114300" simplePos="0" relativeHeight="251672576" behindDoc="0" locked="0" layoutInCell="1" allowOverlap="1" wp14:anchorId="4A80FE8F" wp14:editId="51B2A0BF">
                  <wp:simplePos x="0" y="0"/>
                  <wp:positionH relativeFrom="column">
                    <wp:posOffset>406400</wp:posOffset>
                  </wp:positionH>
                  <wp:positionV relativeFrom="paragraph">
                    <wp:posOffset>3266440</wp:posOffset>
                  </wp:positionV>
                  <wp:extent cx="548640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25640B" w:rsidRPr="005E6E93" w:rsidRDefault="0025640B" w:rsidP="00474CCD">
                              <w:pPr>
                                <w:pStyle w:val="Legenda"/>
                                <w:jc w:val="center"/>
                                <w:rPr>
                                  <w:rFonts w:cs="Times New Roman"/>
                                  <w:noProof/>
                                </w:rPr>
                                <w:pPrChange w:id="1737" w:author="Lucas Abdalla Menezes" w:date="2020-03-08T15:41:00Z">
                                  <w:pPr>
                                    <w:spacing w:line="360" w:lineRule="auto"/>
                                  </w:pPr>
                                </w:pPrChange>
                              </w:pPr>
                              <w:bookmarkStart w:id="1738" w:name="_Ref34575166"/>
                              <w:ins w:id="1739" w:author="Lucas Abdalla Menezes" w:date="2020-03-08T15:41:00Z">
                                <w:r>
                                  <w:t xml:space="preserve">Figura </w:t>
                                </w:r>
                                <w:r>
                                  <w:fldChar w:fldCharType="begin"/>
                                </w:r>
                                <w:r>
                                  <w:instrText xml:space="preserve"> SEQ Figura \* ARABIC </w:instrText>
                                </w:r>
                              </w:ins>
                              <w:r>
                                <w:fldChar w:fldCharType="separate"/>
                              </w:r>
                              <w:ins w:id="1740" w:author="Lucas Abdalla Menezes" w:date="2020-03-08T19:46:00Z">
                                <w:r w:rsidR="00F41BF3">
                                  <w:rPr>
                                    <w:noProof/>
                                  </w:rPr>
                                  <w:t>11</w:t>
                                </w:r>
                              </w:ins>
                              <w:ins w:id="1741" w:author="Lucas Abdalla Menezes" w:date="2020-03-08T15:41:00Z">
                                <w:r>
                                  <w:fldChar w:fldCharType="end"/>
                                </w:r>
                                <w:r>
                                  <w:t>: Parte 2 rotina de testes</w:t>
                                </w:r>
                              </w:ins>
                              <w:bookmarkEnd w:id="17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0FE8F" id="Caixa de texto 35" o:spid="_x0000_s1040" type="#_x0000_t202" style="position:absolute;margin-left:32pt;margin-top:257.2pt;width:6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" stroked="f">
                  <v:textbox style="mso-fit-shape-to-text:t" inset="0,0,0,0">
                    <w:txbxContent>
                      <w:p w:rsidR="0025640B" w:rsidRPr="005E6E93" w:rsidRDefault="0025640B" w:rsidP="00474CCD">
                        <w:pPr>
                          <w:pStyle w:val="Legenda"/>
                          <w:jc w:val="center"/>
                          <w:rPr>
                            <w:rFonts w:cs="Times New Roman"/>
                            <w:noProof/>
                          </w:rPr>
                          <w:pPrChange w:id="1742" w:author="Lucas Abdalla Menezes" w:date="2020-03-08T15:41:00Z">
                            <w:pPr>
                              <w:spacing w:line="360" w:lineRule="auto"/>
                            </w:pPr>
                          </w:pPrChange>
                        </w:pPr>
                        <w:bookmarkStart w:id="1743" w:name="_Ref34575166"/>
                        <w:ins w:id="1744" w:author="Lucas Abdalla Menezes" w:date="2020-03-08T15:41:00Z">
                          <w:r>
                            <w:t xml:space="preserve">Figura </w:t>
                          </w:r>
                          <w:r>
                            <w:fldChar w:fldCharType="begin"/>
                          </w:r>
                          <w:r>
                            <w:instrText xml:space="preserve"> SEQ Figura \* ARABIC </w:instrText>
                          </w:r>
                        </w:ins>
                        <w:r>
                          <w:fldChar w:fldCharType="separate"/>
                        </w:r>
                        <w:ins w:id="1745" w:author="Lucas Abdalla Menezes" w:date="2020-03-08T19:46:00Z">
                          <w:r w:rsidR="00F41BF3">
                            <w:rPr>
                              <w:noProof/>
                            </w:rPr>
                            <w:t>11</w:t>
                          </w:r>
                        </w:ins>
                        <w:ins w:id="1746" w:author="Lucas Abdalla Menezes" w:date="2020-03-08T15:41:00Z">
                          <w:r>
                            <w:fldChar w:fldCharType="end"/>
                          </w:r>
                          <w:r>
                            <w:t>: Parte 2 rotina de testes</w:t>
                          </w:r>
                        </w:ins>
                        <w:bookmarkEnd w:id="1743"/>
                      </w:p>
                    </w:txbxContent>
                  </v:textbox>
                </v:shape>
              </w:pict>
            </mc:Fallback>
          </mc:AlternateContent>
        </w:r>
      </w:ins>
      <w:ins w:id="1747" w:author="Lucas Abdalla Menezes" w:date="2020-03-08T15:40:00Z">
        <w:r>
          <w:rPr>
            <w:noProof/>
            <w:sz w:val="22"/>
            <w:szCs w:val="22"/>
            <w:lang w:eastAsia="pt-BR"/>
          </w:rPr>
          <mc:AlternateContent>
            <mc:Choice Requires="wpc">
              <w:drawing>
                <wp:anchor distT="0" distB="0" distL="114300" distR="114300" simplePos="0" relativeHeight="251670528" behindDoc="1" locked="0" layoutInCell="1" allowOverlap="1" wp14:anchorId="201A01E7" wp14:editId="20C7BE95">
                  <wp:simplePos x="0" y="0"/>
                  <wp:positionH relativeFrom="margin">
                    <wp:align>center</wp:align>
                  </wp:positionH>
                  <wp:positionV relativeFrom="paragraph">
                    <wp:posOffset>8946</wp:posOffset>
                  </wp:positionV>
                  <wp:extent cx="5486400" cy="3200400"/>
                  <wp:effectExtent l="0" t="0" r="0" b="0"/>
                  <wp:wrapTight wrapText="bothSides">
                    <wp:wrapPolygon edited="0">
                      <wp:start x="2700" y="0"/>
                      <wp:lineTo x="2700" y="21471"/>
                      <wp:lineTo x="18525" y="21471"/>
                      <wp:lineTo x="18525" y="0"/>
                      <wp:lineTo x="2700" y="0"/>
                    </wp:wrapPolygon>
                  </wp:wrapTight>
                  <wp:docPr id="33" name="Tela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Imagem 34"/>
                            <pic:cNvPicPr>
                              <a:picLocks noChangeAspect="1"/>
                            </pic:cNvPicPr>
                          </pic:nvPicPr>
                          <pic:blipFill>
                            <a:blip r:embed="rId24"/>
                            <a:stretch>
                              <a:fillRect/>
                            </a:stretch>
                          </pic:blipFill>
                          <pic:spPr>
                            <a:xfrm>
                              <a:off x="731521" y="0"/>
                              <a:ext cx="3954483" cy="3200400"/>
                            </a:xfrm>
                            <a:prstGeom prst="rect">
                              <a:avLst/>
                            </a:prstGeom>
                          </pic:spPr>
                        </pic:pic>
                      </wpc:wpc>
                    </a:graphicData>
                  </a:graphic>
                </wp:anchor>
              </w:drawing>
            </mc:Choice>
            <mc:Fallback>
              <w:pict>
                <v:group w14:anchorId="57C54C11" id="Tela 33" o:spid="_x0000_s1026" editas="canvas" style="position:absolute;margin-left:0;margin-top:.7pt;width:6in;height:252pt;z-index:-251645952;mso-position-horizontal:center;mso-position-horizontal-relative:margin"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">
                  <v:shape id="_x0000_s1027" type="#_x0000_t75" style="position:absolute;width:54864;height:32004;visibility:visible;mso-wrap-style:square">
                    <v:fill o:detectmouseclick="t"/>
                    <v:path o:connecttype="none"/>
                  </v:shape>
                  <v:shape id="Imagem 34" o:spid="_x0000_s1028" type="#_x0000_t75" style="position:absolute;left:7315;width:39545;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N1QjFAAAA2wAAAA8AAABkcnMvZG93bnJldi54bWxEj0FrwkAUhO9C/8PyCr1I3djYomk2Iq3a&#10;XqtC6e01+0yC2bchu8b4711B8DjMzDdMOu9NLTpqXWVZwXgUgSDOra64ULDbrp6nIJxH1lhbJgVn&#10;cjDPHgYpJtqe+Ie6jS9EgLBLUEHpfZNI6fKSDLqRbYiDt7etQR9kW0jd4inATS1fouhNGqw4LJTY&#10;0EdJ+WFzNApcs36d6uFy9jmreRz/rX7/j/svpZ4e+8U7CE+9v4dv7W+tIJ7A9Uv4AT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DdUIxQAAANsAAAAPAAAAAAAAAAAAAAAA&#10;AJ8CAABkcnMvZG93bnJldi54bWxQSwUGAAAAAAQABAD3AAAAkQMAAAAA&#10;">
                    <v:imagedata r:id="rId25" o:title=""/>
                    <v:path arrowok="t"/>
                  </v:shape>
                  <w10:wrap type="tight" anchorx="margin"/>
                </v:group>
              </w:pict>
            </mc:Fallback>
          </mc:AlternateContent>
        </w:r>
      </w:ins>
    </w:p>
    <w:p w:rsidR="00474CCD" w:rsidRDefault="00474CCD" w:rsidP="00474CCD">
      <w:pPr>
        <w:spacing w:line="360" w:lineRule="auto"/>
        <w:rPr>
          <w:ins w:id="1748" w:author="Lucas Abdalla Menezes" w:date="2020-03-08T15:40:00Z"/>
          <w:sz w:val="22"/>
          <w:szCs w:val="22"/>
        </w:rPr>
        <w:pPrChange w:id="1749" w:author="Lucas Abdalla Menezes" w:date="2020-03-08T15:39:00Z">
          <w:pPr>
            <w:spacing w:line="360" w:lineRule="auto"/>
          </w:pPr>
        </w:pPrChange>
      </w:pPr>
    </w:p>
    <w:p w:rsidR="00474CCD" w:rsidRDefault="00474CCD" w:rsidP="00474CCD">
      <w:pPr>
        <w:spacing w:line="360" w:lineRule="auto"/>
        <w:rPr>
          <w:ins w:id="1750" w:author="Lucas Abdalla Menezes" w:date="2020-03-08T15:40:00Z"/>
          <w:sz w:val="22"/>
          <w:szCs w:val="22"/>
        </w:rPr>
        <w:pPrChange w:id="1751" w:author="Lucas Abdalla Menezes" w:date="2020-03-08T15:39:00Z">
          <w:pPr>
            <w:spacing w:line="360" w:lineRule="auto"/>
          </w:pPr>
        </w:pPrChange>
      </w:pPr>
    </w:p>
    <w:p w:rsidR="00474CCD" w:rsidRDefault="00474CCD" w:rsidP="00474CCD">
      <w:pPr>
        <w:spacing w:line="360" w:lineRule="auto"/>
        <w:rPr>
          <w:ins w:id="1752" w:author="Lucas Abdalla Menezes" w:date="2020-03-08T15:40:00Z"/>
          <w:sz w:val="22"/>
          <w:szCs w:val="22"/>
        </w:rPr>
        <w:pPrChange w:id="1753" w:author="Lucas Abdalla Menezes" w:date="2020-03-08T15:39:00Z">
          <w:pPr>
            <w:spacing w:line="360" w:lineRule="auto"/>
          </w:pPr>
        </w:pPrChange>
      </w:pPr>
    </w:p>
    <w:p w:rsidR="00474CCD" w:rsidRDefault="00474CCD" w:rsidP="00474CCD">
      <w:pPr>
        <w:spacing w:line="360" w:lineRule="auto"/>
        <w:rPr>
          <w:ins w:id="1754" w:author="Lucas Abdalla Menezes" w:date="2020-03-08T15:40:00Z"/>
          <w:sz w:val="22"/>
          <w:szCs w:val="22"/>
        </w:rPr>
        <w:pPrChange w:id="1755" w:author="Lucas Abdalla Menezes" w:date="2020-03-08T15:39:00Z">
          <w:pPr>
            <w:spacing w:line="360" w:lineRule="auto"/>
          </w:pPr>
        </w:pPrChange>
      </w:pPr>
    </w:p>
    <w:p w:rsidR="00474CCD" w:rsidRDefault="00474CCD" w:rsidP="00474CCD">
      <w:pPr>
        <w:spacing w:line="360" w:lineRule="auto"/>
        <w:rPr>
          <w:ins w:id="1756" w:author="Lucas Abdalla Menezes" w:date="2020-03-08T15:40:00Z"/>
          <w:sz w:val="22"/>
          <w:szCs w:val="22"/>
        </w:rPr>
        <w:pPrChange w:id="1757" w:author="Lucas Abdalla Menezes" w:date="2020-03-08T15:39:00Z">
          <w:pPr>
            <w:spacing w:line="360" w:lineRule="auto"/>
          </w:pPr>
        </w:pPrChange>
      </w:pPr>
    </w:p>
    <w:p w:rsidR="00474CCD" w:rsidRDefault="00474CCD" w:rsidP="00474CCD">
      <w:pPr>
        <w:spacing w:line="360" w:lineRule="auto"/>
        <w:rPr>
          <w:ins w:id="1758" w:author="Lucas Abdalla Menezes" w:date="2020-03-08T15:40:00Z"/>
          <w:sz w:val="22"/>
          <w:szCs w:val="22"/>
        </w:rPr>
        <w:pPrChange w:id="1759" w:author="Lucas Abdalla Menezes" w:date="2020-03-08T15:39:00Z">
          <w:pPr>
            <w:spacing w:line="360" w:lineRule="auto"/>
          </w:pPr>
        </w:pPrChange>
      </w:pPr>
    </w:p>
    <w:p w:rsidR="00474CCD" w:rsidRDefault="00474CCD" w:rsidP="00474CCD">
      <w:pPr>
        <w:spacing w:line="360" w:lineRule="auto"/>
        <w:rPr>
          <w:ins w:id="1760" w:author="Lucas Abdalla Menezes" w:date="2020-03-08T15:40:00Z"/>
          <w:sz w:val="22"/>
          <w:szCs w:val="22"/>
        </w:rPr>
        <w:pPrChange w:id="1761" w:author="Lucas Abdalla Menezes" w:date="2020-03-08T15:39:00Z">
          <w:pPr>
            <w:spacing w:line="360" w:lineRule="auto"/>
          </w:pPr>
        </w:pPrChange>
      </w:pPr>
    </w:p>
    <w:p w:rsidR="00474CCD" w:rsidRDefault="00474CCD" w:rsidP="00474CCD">
      <w:pPr>
        <w:spacing w:line="360" w:lineRule="auto"/>
        <w:rPr>
          <w:ins w:id="1762" w:author="Lucas Abdalla Menezes" w:date="2020-03-08T15:40:00Z"/>
          <w:sz w:val="22"/>
          <w:szCs w:val="22"/>
        </w:rPr>
        <w:pPrChange w:id="1763" w:author="Lucas Abdalla Menezes" w:date="2020-03-08T15:39:00Z">
          <w:pPr>
            <w:spacing w:line="360" w:lineRule="auto"/>
          </w:pPr>
        </w:pPrChange>
      </w:pPr>
    </w:p>
    <w:p w:rsidR="00474CCD" w:rsidRDefault="00474CCD" w:rsidP="00474CCD">
      <w:pPr>
        <w:spacing w:line="360" w:lineRule="auto"/>
        <w:rPr>
          <w:ins w:id="1764" w:author="Lucas Abdalla Menezes" w:date="2020-03-08T15:40:00Z"/>
          <w:sz w:val="22"/>
          <w:szCs w:val="22"/>
        </w:rPr>
        <w:pPrChange w:id="1765" w:author="Lucas Abdalla Menezes" w:date="2020-03-08T15:39:00Z">
          <w:pPr>
            <w:spacing w:line="360" w:lineRule="auto"/>
          </w:pPr>
        </w:pPrChange>
      </w:pPr>
    </w:p>
    <w:p w:rsidR="00474CCD" w:rsidRDefault="00474CCD" w:rsidP="00474CCD">
      <w:pPr>
        <w:spacing w:line="360" w:lineRule="auto"/>
        <w:rPr>
          <w:ins w:id="1766" w:author="Lucas Abdalla Menezes" w:date="2020-03-08T15:40:00Z"/>
          <w:sz w:val="22"/>
          <w:szCs w:val="22"/>
        </w:rPr>
        <w:pPrChange w:id="1767" w:author="Lucas Abdalla Menezes" w:date="2020-03-08T15:39:00Z">
          <w:pPr>
            <w:spacing w:line="360" w:lineRule="auto"/>
          </w:pPr>
        </w:pPrChange>
      </w:pPr>
    </w:p>
    <w:p w:rsidR="00474CCD" w:rsidRDefault="00474CCD" w:rsidP="00474CCD">
      <w:pPr>
        <w:spacing w:line="360" w:lineRule="auto"/>
        <w:rPr>
          <w:ins w:id="1768" w:author="Lucas Abdalla Menezes" w:date="2020-03-08T15:40:00Z"/>
          <w:sz w:val="22"/>
          <w:szCs w:val="22"/>
        </w:rPr>
        <w:pPrChange w:id="1769" w:author="Lucas Abdalla Menezes" w:date="2020-03-08T15:39:00Z">
          <w:pPr>
            <w:spacing w:line="360" w:lineRule="auto"/>
          </w:pPr>
        </w:pPrChange>
      </w:pPr>
    </w:p>
    <w:p w:rsidR="00474CCD" w:rsidRPr="00474CCD" w:rsidRDefault="00474CCD" w:rsidP="00474CCD">
      <w:pPr>
        <w:spacing w:line="360" w:lineRule="auto"/>
        <w:rPr>
          <w:ins w:id="1770" w:author="Lucas Abdalla Menezes" w:date="2020-03-08T15:27:00Z"/>
          <w:sz w:val="22"/>
          <w:szCs w:val="22"/>
          <w:rPrChange w:id="1771" w:author="Lucas Abdalla Menezes" w:date="2020-03-08T15:39:00Z">
            <w:rPr>
              <w:ins w:id="1772" w:author="Lucas Abdalla Menezes" w:date="2020-03-08T15:27:00Z"/>
            </w:rPr>
          </w:rPrChange>
        </w:rPr>
        <w:pPrChange w:id="1773" w:author="Lucas Abdalla Menezes" w:date="2020-03-08T15:39:00Z">
          <w:pPr>
            <w:spacing w:line="360" w:lineRule="auto"/>
          </w:pPr>
        </w:pPrChange>
      </w:pPr>
    </w:p>
    <w:p w:rsidR="00832597" w:rsidRDefault="00832597">
      <w:pPr>
        <w:spacing w:line="360" w:lineRule="auto"/>
        <w:rPr>
          <w:ins w:id="1774" w:author="Lucas Abdalla Menezes" w:date="2020-03-08T15:27:00Z"/>
          <w:sz w:val="22"/>
          <w:szCs w:val="22"/>
        </w:rPr>
      </w:pPr>
    </w:p>
    <w:p w:rsidR="00B959BC" w:rsidDel="00E61D6B" w:rsidRDefault="00822802">
      <w:pPr>
        <w:spacing w:line="360" w:lineRule="auto"/>
        <w:rPr>
          <w:del w:id="1775" w:author="Lucas Abdalla Menezes" w:date="2020-03-08T15:41:00Z"/>
        </w:rPr>
      </w:pPr>
      <w:del w:id="1776" w:author="Lucas Abdalla Menezes" w:date="2020-03-08T15:41:00Z">
        <w:r w:rsidDel="00E61D6B">
          <w:rPr>
            <w:sz w:val="22"/>
            <w:szCs w:val="22"/>
          </w:rPr>
          <w:delText xml:space="preserve"> </w:delText>
        </w:r>
        <w:r w:rsidDel="00E61D6B">
          <w:rPr>
            <w:sz w:val="22"/>
            <w:szCs w:val="22"/>
            <w:highlight w:val="yellow"/>
          </w:rPr>
          <w:delText>MOSTRAR E EXPLICAR A EQUAÇÃO DE CONVERSÃO DO VALOR EM CONTAGENS DO ADC PARA AMPERES.</w:delText>
        </w:r>
      </w:del>
    </w:p>
    <w:p w:rsidR="00B959BC" w:rsidRDefault="00B959BC">
      <w:pPr>
        <w:spacing w:line="360" w:lineRule="auto"/>
        <w:rPr>
          <w:sz w:val="22"/>
          <w:szCs w:val="22"/>
        </w:rPr>
      </w:pPr>
    </w:p>
    <w:p w:rsidR="00B959BC" w:rsidRDefault="00822802">
      <w:pPr>
        <w:spacing w:line="360" w:lineRule="auto"/>
      </w:pPr>
      <w:r>
        <w:rPr>
          <w:b/>
          <w:bCs/>
          <w:sz w:val="24"/>
          <w:szCs w:val="24"/>
        </w:rPr>
        <w:t>5. PRODUÇÃO TÉCNICO-CIENTÍFICA</w:t>
      </w:r>
    </w:p>
    <w:p w:rsidR="00B959BC" w:rsidRDefault="00822802">
      <w:pPr>
        <w:spacing w:line="360" w:lineRule="auto"/>
        <w:rPr>
          <w:ins w:id="1777" w:author="Lucas Abdalla Menezes" w:date="2020-03-07T23:36:00Z"/>
          <w:sz w:val="22"/>
          <w:szCs w:val="22"/>
        </w:rPr>
      </w:pPr>
      <w:r>
        <w:rPr>
          <w:sz w:val="22"/>
          <w:szCs w:val="22"/>
        </w:rPr>
        <w:t xml:space="preserve">Como citado na segunda etapa da parte de Metodologia desse </w:t>
      </w:r>
      <w:r w:rsidRPr="00CA0590">
        <w:rPr>
          <w:sz w:val="22"/>
          <w:szCs w:val="22"/>
          <w:rPrChange w:id="1778" w:author="Lucas Abdalla Menezes" w:date="2020-03-07T23:35:00Z">
            <w:rPr>
              <w:sz w:val="22"/>
              <w:szCs w:val="22"/>
            </w:rPr>
          </w:rPrChange>
        </w:rPr>
        <w:t>documento</w:t>
      </w:r>
      <w:r>
        <w:rPr>
          <w:sz w:val="22"/>
          <w:szCs w:val="22"/>
        </w:rPr>
        <w:t xml:space="preserve">, está sendo redigido um Artigo Científico, a partir de pesquisas feitas em base de dados como IEEE </w:t>
      </w:r>
      <w:proofErr w:type="spellStart"/>
      <w:r>
        <w:rPr>
          <w:sz w:val="22"/>
          <w:szCs w:val="22"/>
        </w:rPr>
        <w:t>Xplore</w:t>
      </w:r>
      <w:proofErr w:type="spellEnd"/>
      <w:r>
        <w:rPr>
          <w:sz w:val="22"/>
          <w:szCs w:val="22"/>
        </w:rPr>
        <w:t xml:space="preserve"> [10]. Esse artigo tem como intuito testar o funcionamento do monitorador de carga que está sendo produzido, e a partir do resultados encontrados, sugerir futuras aplicações da técnica.</w:t>
      </w:r>
    </w:p>
    <w:p w:rsidR="006B361E" w:rsidRDefault="006B361E">
      <w:pPr>
        <w:spacing w:line="360" w:lineRule="auto"/>
        <w:rPr>
          <w:b/>
          <w:bCs/>
          <w:sz w:val="24"/>
          <w:szCs w:val="24"/>
          <w:highlight w:val="yellow"/>
        </w:rPr>
      </w:pPr>
    </w:p>
    <w:p w:rsidR="00B959BC" w:rsidRDefault="00822802">
      <w:pPr>
        <w:spacing w:line="360" w:lineRule="auto"/>
        <w:rPr>
          <w:ins w:id="1779" w:author="Lucas Abdalla Menezes" w:date="2020-03-08T16:17:00Z"/>
          <w:b/>
          <w:bCs/>
          <w:sz w:val="24"/>
          <w:szCs w:val="24"/>
        </w:rPr>
      </w:pPr>
      <w:r>
        <w:rPr>
          <w:b/>
          <w:bCs/>
          <w:sz w:val="24"/>
          <w:szCs w:val="24"/>
        </w:rPr>
        <w:t>6. CONCLUSÕES</w:t>
      </w:r>
    </w:p>
    <w:p w:rsidR="00606872" w:rsidRPr="0083555F" w:rsidRDefault="00DB4DD4">
      <w:pPr>
        <w:spacing w:line="360" w:lineRule="auto"/>
        <w:rPr>
          <w:ins w:id="1780" w:author="Lucas Abdalla Menezes" w:date="2020-03-08T17:17:00Z"/>
          <w:bCs/>
          <w:sz w:val="22"/>
          <w:szCs w:val="22"/>
          <w:rPrChange w:id="1781" w:author="Lucas Abdalla Menezes" w:date="2020-03-08T17:23:00Z">
            <w:rPr>
              <w:ins w:id="1782" w:author="Lucas Abdalla Menezes" w:date="2020-03-08T17:17:00Z"/>
              <w:bCs/>
              <w:sz w:val="24"/>
              <w:szCs w:val="24"/>
            </w:rPr>
          </w:rPrChange>
        </w:rPr>
      </w:pPr>
      <w:ins w:id="1783" w:author="Lucas Abdalla Menezes" w:date="2020-03-08T16:48:00Z">
        <w:r>
          <w:rPr>
            <w:b/>
            <w:bCs/>
            <w:sz w:val="24"/>
            <w:szCs w:val="24"/>
          </w:rPr>
          <w:t xml:space="preserve"> </w:t>
        </w:r>
        <w:r>
          <w:rPr>
            <w:b/>
            <w:bCs/>
            <w:sz w:val="24"/>
            <w:szCs w:val="24"/>
          </w:rPr>
          <w:tab/>
        </w:r>
      </w:ins>
      <w:ins w:id="1784" w:author="Lucas Abdalla Menezes" w:date="2020-03-08T17:00:00Z">
        <w:r w:rsidRPr="0083555F">
          <w:rPr>
            <w:bCs/>
            <w:sz w:val="22"/>
            <w:szCs w:val="22"/>
            <w:rPrChange w:id="1785" w:author="Lucas Abdalla Menezes" w:date="2020-03-08T17:23:00Z">
              <w:rPr>
                <w:bCs/>
                <w:sz w:val="24"/>
                <w:szCs w:val="24"/>
              </w:rPr>
            </w:rPrChange>
          </w:rPr>
          <w:t>O ob</w:t>
        </w:r>
      </w:ins>
      <w:ins w:id="1786" w:author="Lucas Abdalla Menezes" w:date="2020-03-08T17:04:00Z">
        <w:r w:rsidRPr="0083555F">
          <w:rPr>
            <w:bCs/>
            <w:sz w:val="22"/>
            <w:szCs w:val="22"/>
            <w:rPrChange w:id="1787" w:author="Lucas Abdalla Menezes" w:date="2020-03-08T17:23:00Z">
              <w:rPr>
                <w:bCs/>
                <w:sz w:val="24"/>
                <w:szCs w:val="24"/>
              </w:rPr>
            </w:rPrChange>
          </w:rPr>
          <w:t>jetivo</w:t>
        </w:r>
        <w:r w:rsidR="00F6475F" w:rsidRPr="0083555F">
          <w:rPr>
            <w:bCs/>
            <w:sz w:val="22"/>
            <w:szCs w:val="22"/>
            <w:rPrChange w:id="1788" w:author="Lucas Abdalla Menezes" w:date="2020-03-08T17:23:00Z">
              <w:rPr>
                <w:bCs/>
                <w:sz w:val="24"/>
                <w:szCs w:val="24"/>
              </w:rPr>
            </w:rPrChange>
          </w:rPr>
          <w:t xml:space="preserve"> da primeira parte do projeto, era de levantamento bibliogr</w:t>
        </w:r>
      </w:ins>
      <w:ins w:id="1789" w:author="Lucas Abdalla Menezes" w:date="2020-03-08T17:12:00Z">
        <w:r w:rsidR="00F6475F" w:rsidRPr="0083555F">
          <w:rPr>
            <w:bCs/>
            <w:sz w:val="22"/>
            <w:szCs w:val="22"/>
            <w:rPrChange w:id="1790" w:author="Lucas Abdalla Menezes" w:date="2020-03-08T17:23:00Z">
              <w:rPr>
                <w:bCs/>
                <w:sz w:val="24"/>
                <w:szCs w:val="24"/>
              </w:rPr>
            </w:rPrChange>
          </w:rPr>
          <w:t>áfico sobre métodos de medição</w:t>
        </w:r>
      </w:ins>
      <w:ins w:id="1791" w:author="Lucas Abdalla Menezes" w:date="2020-03-08T17:13:00Z">
        <w:r w:rsidR="00F6475F" w:rsidRPr="0083555F">
          <w:rPr>
            <w:bCs/>
            <w:sz w:val="22"/>
            <w:szCs w:val="22"/>
            <w:rPrChange w:id="1792" w:author="Lucas Abdalla Menezes" w:date="2020-03-08T17:23:00Z">
              <w:rPr>
                <w:bCs/>
                <w:sz w:val="24"/>
                <w:szCs w:val="24"/>
              </w:rPr>
            </w:rPrChange>
          </w:rPr>
          <w:t xml:space="preserve"> de corrente</w:t>
        </w:r>
      </w:ins>
      <w:ins w:id="1793" w:author="Lucas Abdalla Menezes" w:date="2020-03-08T17:12:00Z">
        <w:r w:rsidR="00F6475F" w:rsidRPr="0083555F">
          <w:rPr>
            <w:bCs/>
            <w:sz w:val="22"/>
            <w:szCs w:val="22"/>
            <w:rPrChange w:id="1794" w:author="Lucas Abdalla Menezes" w:date="2020-03-08T17:23:00Z">
              <w:rPr>
                <w:bCs/>
                <w:sz w:val="24"/>
                <w:szCs w:val="24"/>
              </w:rPr>
            </w:rPrChange>
          </w:rPr>
          <w:t xml:space="preserve"> n</w:t>
        </w:r>
      </w:ins>
      <w:ins w:id="1795" w:author="Lucas Abdalla Menezes" w:date="2020-03-08T17:13:00Z">
        <w:r w:rsidR="00F6475F" w:rsidRPr="0083555F">
          <w:rPr>
            <w:bCs/>
            <w:sz w:val="22"/>
            <w:szCs w:val="22"/>
            <w:rPrChange w:id="1796" w:author="Lucas Abdalla Menezes" w:date="2020-03-08T17:23:00Z">
              <w:rPr>
                <w:bCs/>
                <w:sz w:val="24"/>
                <w:szCs w:val="24"/>
              </w:rPr>
            </w:rPrChange>
          </w:rPr>
          <w:t xml:space="preserve">ão intrusivos, </w:t>
        </w:r>
      </w:ins>
      <w:ins w:id="1797" w:author="Lucas Abdalla Menezes" w:date="2020-03-08T17:16:00Z">
        <w:r w:rsidR="00F6475F" w:rsidRPr="0083555F">
          <w:rPr>
            <w:bCs/>
            <w:sz w:val="22"/>
            <w:szCs w:val="22"/>
            <w:rPrChange w:id="1798" w:author="Lucas Abdalla Menezes" w:date="2020-03-08T17:23:00Z">
              <w:rPr>
                <w:bCs/>
                <w:sz w:val="24"/>
                <w:szCs w:val="24"/>
              </w:rPr>
            </w:rPrChange>
          </w:rPr>
          <w:t>levantamento das possíveis plataformas disponíveis no mercado, leitura</w:t>
        </w:r>
      </w:ins>
      <w:ins w:id="1799" w:author="Lucas Abdalla Menezes" w:date="2020-03-08T17:14:00Z">
        <w:r w:rsidR="00F6475F" w:rsidRPr="0083555F">
          <w:rPr>
            <w:bCs/>
            <w:sz w:val="22"/>
            <w:szCs w:val="22"/>
            <w:rPrChange w:id="1800" w:author="Lucas Abdalla Menezes" w:date="2020-03-08T17:23:00Z">
              <w:rPr>
                <w:bCs/>
                <w:sz w:val="24"/>
                <w:szCs w:val="24"/>
              </w:rPr>
            </w:rPrChange>
          </w:rPr>
          <w:t xml:space="preserve"> de sinais</w:t>
        </w:r>
      </w:ins>
      <w:ins w:id="1801" w:author="Lucas Abdalla Menezes" w:date="2020-03-08T17:16:00Z">
        <w:r w:rsidR="00F6475F" w:rsidRPr="0083555F">
          <w:rPr>
            <w:bCs/>
            <w:sz w:val="22"/>
            <w:szCs w:val="22"/>
            <w:rPrChange w:id="1802" w:author="Lucas Abdalla Menezes" w:date="2020-03-08T17:23:00Z">
              <w:rPr>
                <w:bCs/>
                <w:sz w:val="24"/>
                <w:szCs w:val="24"/>
              </w:rPr>
            </w:rPrChange>
          </w:rPr>
          <w:t xml:space="preserve"> </w:t>
        </w:r>
      </w:ins>
      <w:ins w:id="1803" w:author="Lucas Abdalla Menezes" w:date="2020-03-08T17:14:00Z">
        <w:r w:rsidR="00F6475F" w:rsidRPr="0083555F">
          <w:rPr>
            <w:bCs/>
            <w:sz w:val="22"/>
            <w:szCs w:val="22"/>
            <w:rPrChange w:id="1804" w:author="Lucas Abdalla Menezes" w:date="2020-03-08T17:23:00Z">
              <w:rPr>
                <w:bCs/>
                <w:sz w:val="24"/>
                <w:szCs w:val="24"/>
              </w:rPr>
            </w:rPrChange>
          </w:rPr>
          <w:t xml:space="preserve">em </w:t>
        </w:r>
      </w:ins>
      <w:ins w:id="1805" w:author="Lucas Abdalla Menezes" w:date="2020-03-08T17:15:00Z">
        <w:r w:rsidR="00F6475F" w:rsidRPr="0083555F">
          <w:rPr>
            <w:bCs/>
            <w:sz w:val="22"/>
            <w:szCs w:val="22"/>
            <w:rPrChange w:id="1806" w:author="Lucas Abdalla Menezes" w:date="2020-03-08T17:23:00Z">
              <w:rPr>
                <w:bCs/>
                <w:sz w:val="24"/>
                <w:szCs w:val="24"/>
              </w:rPr>
            </w:rPrChange>
          </w:rPr>
          <w:t xml:space="preserve">micro controladores, e também, métodos para </w:t>
        </w:r>
      </w:ins>
      <w:ins w:id="1807" w:author="Lucas Abdalla Menezes" w:date="2020-03-08T17:13:00Z">
        <w:r w:rsidR="00F6475F" w:rsidRPr="0083555F">
          <w:rPr>
            <w:bCs/>
            <w:sz w:val="22"/>
            <w:szCs w:val="22"/>
            <w:rPrChange w:id="1808" w:author="Lucas Abdalla Menezes" w:date="2020-03-08T17:23:00Z">
              <w:rPr>
                <w:bCs/>
                <w:sz w:val="24"/>
                <w:szCs w:val="24"/>
              </w:rPr>
            </w:rPrChange>
          </w:rPr>
          <w:t>o</w:t>
        </w:r>
      </w:ins>
      <w:ins w:id="1809" w:author="Lucas Abdalla Menezes" w:date="2020-03-08T17:16:00Z">
        <w:r w:rsidR="00F6475F" w:rsidRPr="0083555F">
          <w:rPr>
            <w:bCs/>
            <w:sz w:val="22"/>
            <w:szCs w:val="22"/>
            <w:rPrChange w:id="1810" w:author="Lucas Abdalla Menezes" w:date="2020-03-08T17:23:00Z">
              <w:rPr>
                <w:bCs/>
                <w:sz w:val="24"/>
                <w:szCs w:val="24"/>
              </w:rPr>
            </w:rPrChange>
          </w:rPr>
          <w:t xml:space="preserve"> tratamento de dados, considerando as limitações</w:t>
        </w:r>
      </w:ins>
      <w:ins w:id="1811" w:author="Lucas Abdalla Menezes" w:date="2020-03-08T17:17:00Z">
        <w:r w:rsidR="00F6475F" w:rsidRPr="0083555F">
          <w:rPr>
            <w:bCs/>
            <w:sz w:val="22"/>
            <w:szCs w:val="22"/>
            <w:rPrChange w:id="1812" w:author="Lucas Abdalla Menezes" w:date="2020-03-08T17:23:00Z">
              <w:rPr>
                <w:bCs/>
                <w:sz w:val="24"/>
                <w:szCs w:val="24"/>
              </w:rPr>
            </w:rPrChange>
          </w:rPr>
          <w:t xml:space="preserve"> técnicas</w:t>
        </w:r>
      </w:ins>
      <w:ins w:id="1813" w:author="Lucas Abdalla Menezes" w:date="2020-03-08T17:16:00Z">
        <w:r w:rsidR="00F6475F" w:rsidRPr="0083555F">
          <w:rPr>
            <w:bCs/>
            <w:sz w:val="22"/>
            <w:szCs w:val="22"/>
            <w:rPrChange w:id="1814" w:author="Lucas Abdalla Menezes" w:date="2020-03-08T17:23:00Z">
              <w:rPr>
                <w:bCs/>
                <w:sz w:val="24"/>
                <w:szCs w:val="24"/>
              </w:rPr>
            </w:rPrChange>
          </w:rPr>
          <w:t xml:space="preserve"> dos </w:t>
        </w:r>
      </w:ins>
      <w:ins w:id="1815" w:author="Lucas Abdalla Menezes" w:date="2020-03-08T17:17:00Z">
        <w:r w:rsidR="00F6475F" w:rsidRPr="0083555F">
          <w:rPr>
            <w:bCs/>
            <w:sz w:val="22"/>
            <w:szCs w:val="22"/>
            <w:rPrChange w:id="1816" w:author="Lucas Abdalla Menezes" w:date="2020-03-08T17:23:00Z">
              <w:rPr>
                <w:bCs/>
                <w:sz w:val="24"/>
                <w:szCs w:val="24"/>
              </w:rPr>
            </w:rPrChange>
          </w:rPr>
          <w:t>dispositivos.</w:t>
        </w:r>
      </w:ins>
    </w:p>
    <w:p w:rsidR="0083555F" w:rsidRPr="0083555F" w:rsidRDefault="00F6475F">
      <w:pPr>
        <w:spacing w:line="360" w:lineRule="auto"/>
        <w:rPr>
          <w:ins w:id="1817" w:author="Lucas Abdalla Menezes" w:date="2020-03-08T17:20:00Z"/>
          <w:bCs/>
          <w:sz w:val="22"/>
          <w:szCs w:val="22"/>
          <w:rPrChange w:id="1818" w:author="Lucas Abdalla Menezes" w:date="2020-03-08T17:23:00Z">
            <w:rPr>
              <w:ins w:id="1819" w:author="Lucas Abdalla Menezes" w:date="2020-03-08T17:20:00Z"/>
              <w:bCs/>
              <w:sz w:val="24"/>
              <w:szCs w:val="24"/>
            </w:rPr>
          </w:rPrChange>
        </w:rPr>
      </w:pPr>
      <w:ins w:id="1820" w:author="Lucas Abdalla Menezes" w:date="2020-03-08T17:17:00Z">
        <w:r w:rsidRPr="0083555F">
          <w:rPr>
            <w:bCs/>
            <w:sz w:val="22"/>
            <w:szCs w:val="22"/>
            <w:rPrChange w:id="1821" w:author="Lucas Abdalla Menezes" w:date="2020-03-08T17:23:00Z">
              <w:rPr>
                <w:bCs/>
                <w:sz w:val="24"/>
                <w:szCs w:val="24"/>
              </w:rPr>
            </w:rPrChange>
          </w:rPr>
          <w:tab/>
        </w:r>
      </w:ins>
      <w:ins w:id="1822" w:author="Lucas Abdalla Menezes" w:date="2020-03-08T17:18:00Z">
        <w:r w:rsidRPr="0083555F">
          <w:rPr>
            <w:bCs/>
            <w:sz w:val="22"/>
            <w:szCs w:val="22"/>
            <w:rPrChange w:id="1823" w:author="Lucas Abdalla Menezes" w:date="2020-03-08T17:23:00Z">
              <w:rPr>
                <w:bCs/>
                <w:sz w:val="24"/>
                <w:szCs w:val="24"/>
              </w:rPr>
            </w:rPrChange>
          </w:rPr>
          <w:t>Para a medição de corrente foi necessária a criação de um circuito para a leitura dos dados pelo ESP32. Logo no in</w:t>
        </w:r>
      </w:ins>
      <w:ins w:id="1824" w:author="Lucas Abdalla Menezes" w:date="2020-03-08T17:19:00Z">
        <w:r w:rsidRPr="0083555F">
          <w:rPr>
            <w:bCs/>
            <w:sz w:val="22"/>
            <w:szCs w:val="22"/>
            <w:rPrChange w:id="1825" w:author="Lucas Abdalla Menezes" w:date="2020-03-08T17:23:00Z">
              <w:rPr>
                <w:bCs/>
                <w:sz w:val="24"/>
                <w:szCs w:val="24"/>
              </w:rPr>
            </w:rPrChange>
          </w:rPr>
          <w:t>ício da elaboração do código que seria inserido no dispositivo, foram encont</w:t>
        </w:r>
        <w:r w:rsidR="0083555F" w:rsidRPr="0083555F">
          <w:rPr>
            <w:bCs/>
            <w:sz w:val="22"/>
            <w:szCs w:val="22"/>
            <w:rPrChange w:id="1826" w:author="Lucas Abdalla Menezes" w:date="2020-03-08T17:23:00Z">
              <w:rPr>
                <w:bCs/>
                <w:sz w:val="24"/>
                <w:szCs w:val="24"/>
              </w:rPr>
            </w:rPrChange>
          </w:rPr>
          <w:t xml:space="preserve">radas limitações e dificuldades de processamento </w:t>
        </w:r>
        <w:r w:rsidRPr="0083555F">
          <w:rPr>
            <w:bCs/>
            <w:sz w:val="22"/>
            <w:szCs w:val="22"/>
            <w:rPrChange w:id="1827" w:author="Lucas Abdalla Menezes" w:date="2020-03-08T17:23:00Z">
              <w:rPr>
                <w:bCs/>
                <w:sz w:val="24"/>
                <w:szCs w:val="24"/>
              </w:rPr>
            </w:rPrChange>
          </w:rPr>
          <w:t xml:space="preserve">e </w:t>
        </w:r>
        <w:r w:rsidR="0083555F" w:rsidRPr="0083555F">
          <w:rPr>
            <w:bCs/>
            <w:sz w:val="22"/>
            <w:szCs w:val="22"/>
            <w:rPrChange w:id="1828" w:author="Lucas Abdalla Menezes" w:date="2020-03-08T17:23:00Z">
              <w:rPr>
                <w:bCs/>
                <w:sz w:val="24"/>
                <w:szCs w:val="24"/>
              </w:rPr>
            </w:rPrChange>
          </w:rPr>
          <w:t>acesso à memória, que dispositivos maiores, como computadores de mesa, n</w:t>
        </w:r>
      </w:ins>
      <w:ins w:id="1829" w:author="Lucas Abdalla Menezes" w:date="2020-03-08T17:20:00Z">
        <w:r w:rsidR="0083555F" w:rsidRPr="0083555F">
          <w:rPr>
            <w:bCs/>
            <w:sz w:val="22"/>
            <w:szCs w:val="22"/>
            <w:rPrChange w:id="1830" w:author="Lucas Abdalla Menezes" w:date="2020-03-08T17:23:00Z">
              <w:rPr>
                <w:bCs/>
                <w:sz w:val="24"/>
                <w:szCs w:val="24"/>
              </w:rPr>
            </w:rPrChange>
          </w:rPr>
          <w:t xml:space="preserve">ão teriam. </w:t>
        </w:r>
      </w:ins>
    </w:p>
    <w:p w:rsidR="0083555F" w:rsidRDefault="0083555F">
      <w:pPr>
        <w:spacing w:line="360" w:lineRule="auto"/>
        <w:rPr>
          <w:ins w:id="1831" w:author="Lucas Abdalla Menezes" w:date="2020-03-08T17:25:00Z"/>
          <w:bCs/>
          <w:sz w:val="22"/>
          <w:szCs w:val="22"/>
        </w:rPr>
      </w:pPr>
      <w:ins w:id="1832" w:author="Lucas Abdalla Menezes" w:date="2020-03-08T17:20:00Z">
        <w:r w:rsidRPr="0083555F">
          <w:rPr>
            <w:bCs/>
            <w:sz w:val="22"/>
            <w:szCs w:val="22"/>
            <w:rPrChange w:id="1833" w:author="Lucas Abdalla Menezes" w:date="2020-03-08T17:23:00Z">
              <w:rPr>
                <w:bCs/>
                <w:sz w:val="24"/>
                <w:szCs w:val="24"/>
              </w:rPr>
            </w:rPrChange>
          </w:rPr>
          <w:tab/>
          <w:t>Encontrado esses problemas, foi necessário ser feito mais estudos, sobre técnicas que otimizassem o processo de leitura, tornando-a eficiente e confi</w:t>
        </w:r>
      </w:ins>
      <w:ins w:id="1834" w:author="Lucas Abdalla Menezes" w:date="2020-03-08T17:21:00Z">
        <w:r w:rsidRPr="0083555F">
          <w:rPr>
            <w:bCs/>
            <w:sz w:val="22"/>
            <w:szCs w:val="22"/>
            <w:rPrChange w:id="1835" w:author="Lucas Abdalla Menezes" w:date="2020-03-08T17:23:00Z">
              <w:rPr>
                <w:bCs/>
                <w:sz w:val="24"/>
                <w:szCs w:val="24"/>
              </w:rPr>
            </w:rPrChange>
          </w:rPr>
          <w:t xml:space="preserve">ável. Após a conclusão da montagem do circuito para o deslocamento de sinal CC, que viria do TC, e finalização do código para o dispositivo, foi criado um pequeno script em </w:t>
        </w:r>
      </w:ins>
      <w:ins w:id="1836" w:author="Lucas Abdalla Menezes" w:date="2020-03-08T17:22:00Z">
        <w:r w:rsidRPr="0083555F">
          <w:rPr>
            <w:bCs/>
            <w:sz w:val="22"/>
            <w:szCs w:val="22"/>
            <w:rPrChange w:id="1837" w:author="Lucas Abdalla Menezes" w:date="2020-03-08T17:23:00Z">
              <w:rPr>
                <w:bCs/>
                <w:sz w:val="24"/>
                <w:szCs w:val="24"/>
              </w:rPr>
            </w:rPrChange>
          </w:rPr>
          <w:t xml:space="preserve">OCTAVE, para visualização dos gráficos de corrente, e a variação seu valor RMS no tempo. </w:t>
        </w:r>
      </w:ins>
      <w:ins w:id="1838" w:author="Lucas Abdalla Menezes" w:date="2020-03-08T17:23:00Z">
        <w:r>
          <w:rPr>
            <w:bCs/>
            <w:sz w:val="22"/>
            <w:szCs w:val="22"/>
          </w:rPr>
          <w:t>Concluídas essas etapas, garantimos que o sinal que chega no dispositivo é confiável.</w:t>
        </w:r>
      </w:ins>
    </w:p>
    <w:p w:rsidR="0083555F" w:rsidRPr="0083555F" w:rsidRDefault="0083555F">
      <w:pPr>
        <w:spacing w:line="360" w:lineRule="auto"/>
        <w:rPr>
          <w:ins w:id="1839" w:author="Lucas Abdalla Menezes" w:date="2020-03-08T16:17:00Z"/>
          <w:bCs/>
          <w:sz w:val="22"/>
          <w:szCs w:val="22"/>
          <w:rPrChange w:id="1840" w:author="Lucas Abdalla Menezes" w:date="2020-03-08T17:23:00Z">
            <w:rPr>
              <w:ins w:id="1841" w:author="Lucas Abdalla Menezes" w:date="2020-03-08T16:17:00Z"/>
              <w:b/>
              <w:bCs/>
              <w:sz w:val="24"/>
              <w:szCs w:val="24"/>
            </w:rPr>
          </w:rPrChange>
        </w:rPr>
      </w:pPr>
      <w:ins w:id="1842" w:author="Lucas Abdalla Menezes" w:date="2020-03-08T17:23:00Z">
        <w:r>
          <w:rPr>
            <w:bCs/>
            <w:sz w:val="22"/>
            <w:szCs w:val="22"/>
          </w:rPr>
          <w:lastRenderedPageBreak/>
          <w:t xml:space="preserve"> </w:t>
        </w:r>
      </w:ins>
      <w:ins w:id="1843" w:author="Lucas Abdalla Menezes" w:date="2020-03-08T17:25:00Z">
        <w:r>
          <w:rPr>
            <w:bCs/>
            <w:sz w:val="22"/>
            <w:szCs w:val="22"/>
          </w:rPr>
          <w:tab/>
          <w:t>Nessa última parte</w:t>
        </w:r>
      </w:ins>
      <w:ins w:id="1844" w:author="Lucas Abdalla Menezes" w:date="2020-03-08T17:26:00Z">
        <w:r>
          <w:rPr>
            <w:bCs/>
            <w:sz w:val="22"/>
            <w:szCs w:val="22"/>
          </w:rPr>
          <w:t>,</w:t>
        </w:r>
      </w:ins>
      <w:ins w:id="1845" w:author="Lucas Abdalla Menezes" w:date="2020-03-08T17:25:00Z">
        <w:r>
          <w:rPr>
            <w:bCs/>
            <w:sz w:val="22"/>
            <w:szCs w:val="22"/>
          </w:rPr>
          <w:t xml:space="preserve"> </w:t>
        </w:r>
      </w:ins>
      <w:ins w:id="1846" w:author="Lucas Abdalla Menezes" w:date="2020-03-08T17:23:00Z">
        <w:r>
          <w:rPr>
            <w:bCs/>
            <w:sz w:val="22"/>
            <w:szCs w:val="22"/>
          </w:rPr>
          <w:t>serão utilizadas as abordagens</w:t>
        </w:r>
      </w:ins>
      <w:ins w:id="1847" w:author="Lucas Abdalla Menezes" w:date="2020-03-08T17:26:00Z">
        <w:r>
          <w:rPr>
            <w:bCs/>
            <w:sz w:val="22"/>
            <w:szCs w:val="22"/>
          </w:rPr>
          <w:t xml:space="preserve"> de identificação de sinais,</w:t>
        </w:r>
      </w:ins>
      <w:ins w:id="1848" w:author="Lucas Abdalla Menezes" w:date="2020-03-08T17:23:00Z">
        <w:r>
          <w:rPr>
            <w:bCs/>
            <w:sz w:val="22"/>
            <w:szCs w:val="22"/>
          </w:rPr>
          <w:t xml:space="preserve"> estudadas</w:t>
        </w:r>
      </w:ins>
      <w:ins w:id="1849" w:author="Lucas Abdalla Menezes" w:date="2020-03-08T17:26:00Z">
        <w:r>
          <w:rPr>
            <w:bCs/>
            <w:sz w:val="22"/>
            <w:szCs w:val="22"/>
          </w:rPr>
          <w:t xml:space="preserve"> </w:t>
        </w:r>
      </w:ins>
      <w:ins w:id="1850" w:author="Lucas Abdalla Menezes" w:date="2020-03-08T17:23:00Z">
        <w:r>
          <w:rPr>
            <w:bCs/>
            <w:sz w:val="22"/>
            <w:szCs w:val="22"/>
          </w:rPr>
          <w:t>no in</w:t>
        </w:r>
      </w:ins>
      <w:ins w:id="1851" w:author="Lucas Abdalla Menezes" w:date="2020-03-08T17:24:00Z">
        <w:r>
          <w:rPr>
            <w:bCs/>
            <w:sz w:val="22"/>
            <w:szCs w:val="22"/>
          </w:rPr>
          <w:t xml:space="preserve">ício do projeto, para a </w:t>
        </w:r>
      </w:ins>
      <w:ins w:id="1852" w:author="Lucas Abdalla Menezes" w:date="2020-03-08T17:26:00Z">
        <w:r>
          <w:rPr>
            <w:bCs/>
            <w:sz w:val="22"/>
            <w:szCs w:val="22"/>
          </w:rPr>
          <w:t>implementação</w:t>
        </w:r>
      </w:ins>
      <w:ins w:id="1853" w:author="Lucas Abdalla Menezes" w:date="2020-03-08T17:24:00Z">
        <w:r>
          <w:rPr>
            <w:bCs/>
            <w:sz w:val="22"/>
            <w:szCs w:val="22"/>
          </w:rPr>
          <w:t xml:space="preserve"> de </w:t>
        </w:r>
      </w:ins>
      <w:ins w:id="1854" w:author="Lucas Abdalla Menezes" w:date="2020-03-08T17:26:00Z">
        <w:r>
          <w:rPr>
            <w:bCs/>
            <w:sz w:val="22"/>
            <w:szCs w:val="22"/>
          </w:rPr>
          <w:t>um modelo</w:t>
        </w:r>
      </w:ins>
      <w:ins w:id="1855" w:author="Lucas Abdalla Menezes" w:date="2020-03-08T17:24:00Z">
        <w:r>
          <w:rPr>
            <w:bCs/>
            <w:sz w:val="22"/>
            <w:szCs w:val="22"/>
          </w:rPr>
          <w:t xml:space="preserve"> computacional, que seja capaz de classificar as cargas ligadas ao sistema, bem como diferenciá-las entre si.</w:t>
        </w:r>
      </w:ins>
    </w:p>
    <w:p w:rsidR="00606872" w:rsidRDefault="00606872">
      <w:pPr>
        <w:spacing w:line="360" w:lineRule="auto"/>
        <w:rPr>
          <w:ins w:id="1856" w:author="Lucas Abdalla Menezes" w:date="2020-03-08T16:17:00Z"/>
          <w:b/>
          <w:bCs/>
          <w:sz w:val="24"/>
          <w:szCs w:val="24"/>
        </w:rPr>
      </w:pPr>
    </w:p>
    <w:p w:rsidR="00606872" w:rsidDel="00EB41D8" w:rsidRDefault="00606872">
      <w:pPr>
        <w:spacing w:line="360" w:lineRule="auto"/>
        <w:rPr>
          <w:del w:id="1857" w:author="Lucas Abdalla Menezes" w:date="2020-03-08T17:57:00Z"/>
        </w:rPr>
      </w:pPr>
    </w:p>
    <w:p w:rsidR="00B959BC" w:rsidRDefault="00B959BC">
      <w:pPr>
        <w:spacing w:line="360" w:lineRule="auto"/>
        <w:rPr>
          <w:b/>
          <w:bCs/>
          <w:sz w:val="24"/>
          <w:szCs w:val="24"/>
        </w:rPr>
      </w:pPr>
    </w:p>
    <w:p w:rsidR="00B959BC" w:rsidRDefault="00822802">
      <w:pPr>
        <w:spacing w:line="360" w:lineRule="auto"/>
      </w:pPr>
      <w:r>
        <w:rPr>
          <w:b/>
          <w:bCs/>
          <w:sz w:val="24"/>
          <w:szCs w:val="24"/>
        </w:rPr>
        <w:t>7. REFERÊNCIAS BIBLIOGRÁFICAS</w:t>
      </w:r>
    </w:p>
    <w:p w:rsidR="00B959BC" w:rsidRDefault="00822802">
      <w:pPr>
        <w:spacing w:line="360" w:lineRule="auto"/>
        <w:rPr>
          <w:b/>
          <w:bCs/>
          <w:sz w:val="24"/>
          <w:szCs w:val="24"/>
        </w:rPr>
      </w:pPr>
      <w:r>
        <w:rPr>
          <w:sz w:val="22"/>
          <w:szCs w:val="22"/>
        </w:rPr>
        <w:t xml:space="preserve">[6] </w:t>
      </w:r>
      <w:hyperlink r:id="rId26">
        <w:r>
          <w:rPr>
            <w:rStyle w:val="LinkdaInternet"/>
            <w:sz w:val="22"/>
            <w:szCs w:val="22"/>
          </w:rPr>
          <w:t>https://www.poweruc.pl/blogs/news/non-invasive-sensor-yhdc-sct013-000-ct-used-with-arduino-sct-013</w:t>
        </w:r>
      </w:hyperlink>
      <w:r>
        <w:t xml:space="preserve"> </w:t>
      </w:r>
    </w:p>
    <w:p w:rsidR="00B959BC" w:rsidRPr="00886EF8" w:rsidRDefault="00822802">
      <w:pPr>
        <w:spacing w:line="360" w:lineRule="auto"/>
        <w:rPr>
          <w:bCs/>
          <w:sz w:val="22"/>
          <w:szCs w:val="22"/>
          <w:u w:val="single"/>
          <w:rPrChange w:id="1858" w:author="Lucas Abdalla Menezes" w:date="2020-03-07T23:35:00Z">
            <w:rPr>
              <w:b/>
              <w:bCs/>
              <w:sz w:val="24"/>
              <w:szCs w:val="24"/>
            </w:rPr>
          </w:rPrChange>
        </w:rPr>
      </w:pPr>
      <w:r w:rsidRPr="00CA0590">
        <w:rPr>
          <w:rStyle w:val="LinkdaInternet"/>
          <w:sz w:val="22"/>
          <w:szCs w:val="22"/>
          <w:u w:val="none"/>
        </w:rPr>
        <w:t xml:space="preserve">[7] </w:t>
      </w:r>
      <w:r w:rsidRPr="00886EF8">
        <w:rPr>
          <w:sz w:val="22"/>
          <w:szCs w:val="22"/>
          <w:u w:val="single"/>
          <w:rPrChange w:id="1859" w:author="Lucas Abdalla Menezes" w:date="2020-03-07T23:35:00Z">
            <w:rPr/>
          </w:rPrChange>
        </w:rPr>
        <w:fldChar w:fldCharType="begin"/>
      </w:r>
      <w:r w:rsidRPr="00886EF8">
        <w:rPr>
          <w:sz w:val="22"/>
          <w:szCs w:val="22"/>
          <w:u w:val="single"/>
          <w:rPrChange w:id="1860" w:author="Lucas Abdalla Menezes" w:date="2020-03-07T23:35:00Z">
            <w:rPr/>
          </w:rPrChange>
        </w:rPr>
        <w:instrText xml:space="preserve"> HYPERLINK "https://learn.openenergymonitor.org/electricity-monitoring/ct-sensors/interface-with-arduino" \h </w:instrText>
      </w:r>
      <w:r w:rsidRPr="00886EF8">
        <w:rPr>
          <w:sz w:val="22"/>
          <w:szCs w:val="22"/>
          <w:u w:val="single"/>
          <w:rPrChange w:id="1861" w:author="Lucas Abdalla Menezes" w:date="2020-03-07T23:35:00Z">
            <w:rPr/>
          </w:rPrChange>
        </w:rPr>
        <w:fldChar w:fldCharType="separate"/>
      </w:r>
      <w:r w:rsidRPr="00886EF8">
        <w:rPr>
          <w:rStyle w:val="LinkdaInternet"/>
          <w:sz w:val="22"/>
          <w:szCs w:val="22"/>
          <w:rPrChange w:id="1862" w:author="Lucas Abdalla Menezes" w:date="2020-03-07T23:35:00Z">
            <w:rPr>
              <w:rStyle w:val="LinkdaInternet"/>
              <w:sz w:val="22"/>
              <w:szCs w:val="22"/>
              <w:u w:val="none"/>
            </w:rPr>
          </w:rPrChange>
        </w:rPr>
        <w:t>https://learn.openenergymonitor.org/electricity-monitoring/ct-sensors/interface-with-arduino</w:t>
      </w:r>
      <w:r w:rsidRPr="00886EF8">
        <w:rPr>
          <w:rStyle w:val="LinkdaInternet"/>
          <w:sz w:val="22"/>
          <w:szCs w:val="22"/>
          <w:rPrChange w:id="1863" w:author="Lucas Abdalla Menezes" w:date="2020-03-07T23:35:00Z">
            <w:rPr>
              <w:rStyle w:val="LinkdaInternet"/>
              <w:sz w:val="24"/>
              <w:szCs w:val="24"/>
            </w:rPr>
          </w:rPrChange>
        </w:rPr>
        <w:fldChar w:fldCharType="end"/>
      </w:r>
    </w:p>
    <w:p w:rsidR="00B959BC" w:rsidRPr="00886EF8" w:rsidRDefault="00822802">
      <w:pPr>
        <w:spacing w:line="360" w:lineRule="auto"/>
        <w:rPr>
          <w:b/>
          <w:bCs/>
          <w:sz w:val="24"/>
          <w:szCs w:val="24"/>
          <w:rPrChange w:id="1864" w:author="Lucas Abdalla Menezes" w:date="2020-03-07T23:35:00Z">
            <w:rPr>
              <w:b/>
              <w:bCs/>
              <w:sz w:val="24"/>
              <w:szCs w:val="24"/>
            </w:rPr>
          </w:rPrChange>
        </w:rPr>
      </w:pPr>
      <w:r>
        <w:rPr>
          <w:sz w:val="22"/>
          <w:szCs w:val="22"/>
        </w:rPr>
        <w:t xml:space="preserve">[8] </w:t>
      </w:r>
      <w:hyperlink r:id="rId27">
        <w:r>
          <w:rPr>
            <w:rStyle w:val="LinkdaInternet"/>
            <w:sz w:val="22"/>
            <w:szCs w:val="22"/>
          </w:rPr>
          <w:t>https://www.espressif.com/en/products/hardware/esp32/overview</w:t>
        </w:r>
      </w:hyperlink>
      <w:r>
        <w:rPr>
          <w:sz w:val="22"/>
          <w:szCs w:val="22"/>
        </w:rPr>
        <w:t xml:space="preserve"> </w:t>
      </w:r>
    </w:p>
    <w:p w:rsidR="00B959BC" w:rsidRDefault="00822802">
      <w:pPr>
        <w:spacing w:line="360" w:lineRule="auto"/>
        <w:rPr>
          <w:b/>
          <w:bCs/>
          <w:sz w:val="24"/>
          <w:szCs w:val="24"/>
        </w:rPr>
      </w:pPr>
      <w:r>
        <w:rPr>
          <w:sz w:val="22"/>
          <w:szCs w:val="22"/>
        </w:rPr>
        <w:t xml:space="preserve">[9] </w:t>
      </w:r>
      <w:hyperlink r:id="rId28">
        <w:r>
          <w:rPr>
            <w:rStyle w:val="LinkdaInternet"/>
            <w:sz w:val="22"/>
            <w:szCs w:val="22"/>
          </w:rPr>
          <w:t>https://www.farnell.com/datasheets/1682209.pdf</w:t>
        </w:r>
      </w:hyperlink>
      <w:r>
        <w:rPr>
          <w:sz w:val="22"/>
          <w:szCs w:val="22"/>
        </w:rPr>
        <w:t xml:space="preserve"> </w:t>
      </w:r>
    </w:p>
    <w:p w:rsidR="00B959BC" w:rsidRDefault="00822802">
      <w:pPr>
        <w:spacing w:line="360" w:lineRule="auto"/>
        <w:rPr>
          <w:b/>
          <w:bCs/>
          <w:sz w:val="24"/>
          <w:szCs w:val="24"/>
        </w:rPr>
      </w:pPr>
      <w:r>
        <w:rPr>
          <w:sz w:val="22"/>
          <w:szCs w:val="22"/>
        </w:rPr>
        <w:t xml:space="preserve">[10] </w:t>
      </w:r>
      <w:hyperlink r:id="rId29">
        <w:r>
          <w:rPr>
            <w:rStyle w:val="LinkdaInternet"/>
            <w:sz w:val="22"/>
            <w:szCs w:val="22"/>
          </w:rPr>
          <w:t>https://ieeexplore.ieee.org/Xplore/home.jsp</w:t>
        </w:r>
      </w:hyperlink>
      <w:r>
        <w:rPr>
          <w:sz w:val="22"/>
          <w:szCs w:val="22"/>
        </w:rPr>
        <w:t xml:space="preserve"> </w:t>
      </w:r>
    </w:p>
    <w:p w:rsidR="00B959BC" w:rsidRDefault="00B959BC">
      <w:pPr>
        <w:spacing w:line="360" w:lineRule="auto"/>
        <w:rPr>
          <w:b/>
          <w:bCs/>
          <w:sz w:val="24"/>
          <w:szCs w:val="24"/>
        </w:rPr>
      </w:pPr>
    </w:p>
    <w:p w:rsidR="00B959BC" w:rsidRDefault="00B959BC">
      <w:pPr>
        <w:spacing w:line="360" w:lineRule="auto"/>
        <w:rPr>
          <w:b/>
          <w:bCs/>
          <w:sz w:val="24"/>
          <w:szCs w:val="24"/>
        </w:rPr>
      </w:pPr>
    </w:p>
    <w:p w:rsidR="00B959BC" w:rsidDel="003020F4" w:rsidRDefault="00822802">
      <w:pPr>
        <w:spacing w:line="360" w:lineRule="auto"/>
        <w:rPr>
          <w:del w:id="1865" w:author="Lucas Abdalla Menezes" w:date="2020-03-08T17:27:00Z"/>
          <w:b/>
          <w:bCs/>
          <w:sz w:val="24"/>
          <w:szCs w:val="24"/>
        </w:rPr>
      </w:pPr>
      <w:r>
        <w:rPr>
          <w:b/>
          <w:bCs/>
          <w:sz w:val="24"/>
          <w:szCs w:val="24"/>
        </w:rPr>
        <w:t>8. AUTO-AVALIAÇÃO DO ALUNO</w:t>
      </w:r>
    </w:p>
    <w:p w:rsidR="003020F4" w:rsidRDefault="003020F4" w:rsidP="005408BD">
      <w:pPr>
        <w:spacing w:line="360" w:lineRule="auto"/>
        <w:rPr>
          <w:ins w:id="1866" w:author="Lucas Abdalla Menezes" w:date="2020-03-08T18:01:00Z"/>
          <w:sz w:val="22"/>
          <w:szCs w:val="22"/>
        </w:rPr>
        <w:pPrChange w:id="1867" w:author="Lucas Abdalla Menezes" w:date="2020-03-08T17:27:00Z">
          <w:pPr>
            <w:tabs>
              <w:tab w:val="left" w:pos="4389"/>
            </w:tabs>
          </w:pPr>
        </w:pPrChange>
      </w:pPr>
    </w:p>
    <w:p w:rsidR="005408BD" w:rsidRDefault="005408BD">
      <w:pPr>
        <w:spacing w:line="360" w:lineRule="auto"/>
        <w:rPr>
          <w:ins w:id="1868" w:author="Lucas Abdalla Menezes" w:date="2020-03-08T17:27:00Z"/>
          <w:sz w:val="22"/>
          <w:szCs w:val="22"/>
        </w:rPr>
      </w:pPr>
    </w:p>
    <w:p w:rsidR="005408BD" w:rsidRDefault="00895056" w:rsidP="005408BD">
      <w:pPr>
        <w:spacing w:line="360" w:lineRule="auto"/>
        <w:ind w:firstLine="708"/>
        <w:rPr>
          <w:ins w:id="1869" w:author="Lucas Abdalla Menezes" w:date="2020-03-08T17:27:00Z"/>
        </w:rPr>
        <w:pPrChange w:id="1870" w:author="Lucas Abdalla Menezes" w:date="2020-03-08T17:30:00Z">
          <w:pPr>
            <w:spacing w:line="360" w:lineRule="auto"/>
          </w:pPr>
        </w:pPrChange>
      </w:pPr>
      <w:ins w:id="1871" w:author="Lucas Abdalla Menezes" w:date="2020-03-08T17:41:00Z">
        <w:r>
          <w:rPr>
            <w:sz w:val="22"/>
            <w:szCs w:val="22"/>
          </w:rPr>
          <w:t xml:space="preserve">Com o aumento da relevância de sistemas </w:t>
        </w:r>
      </w:ins>
      <w:ins w:id="1872" w:author="Lucas Abdalla Menezes" w:date="2020-03-08T17:42:00Z">
        <w:r>
          <w:rPr>
            <w:sz w:val="22"/>
            <w:szCs w:val="22"/>
          </w:rPr>
          <w:t>de automação de redes elétricas de potências, a demanda de dispositivos responsáveis pela supervis</w:t>
        </w:r>
      </w:ins>
      <w:ins w:id="1873" w:author="Lucas Abdalla Menezes" w:date="2020-03-08T17:43:00Z">
        <w:r>
          <w:rPr>
            <w:sz w:val="22"/>
            <w:szCs w:val="22"/>
          </w:rPr>
          <w:t xml:space="preserve">ão inteligente da rede, também aumentou. </w:t>
        </w:r>
      </w:ins>
      <w:ins w:id="1874" w:author="Lucas Abdalla Menezes" w:date="2020-03-08T17:44:00Z">
        <w:r>
          <w:rPr>
            <w:sz w:val="22"/>
            <w:szCs w:val="22"/>
          </w:rPr>
          <w:t xml:space="preserve">É interessante participar de um projeto que </w:t>
        </w:r>
      </w:ins>
      <w:ins w:id="1875" w:author="Lucas Abdalla Menezes" w:date="2020-03-08T17:46:00Z">
        <w:r>
          <w:rPr>
            <w:sz w:val="22"/>
            <w:szCs w:val="22"/>
          </w:rPr>
          <w:t xml:space="preserve">estuda a aplicabilidade de micro controladores, para o monitoramento da rede. </w:t>
        </w:r>
      </w:ins>
      <w:ins w:id="1876" w:author="Lucas Abdalla Menezes" w:date="2020-03-08T17:47:00Z">
        <w:r>
          <w:rPr>
            <w:sz w:val="22"/>
            <w:szCs w:val="22"/>
          </w:rPr>
          <w:t xml:space="preserve">Esse projeto traz para o </w:t>
        </w:r>
      </w:ins>
      <w:ins w:id="1877" w:author="Lucas Abdalla Menezes" w:date="2020-03-08T17:48:00Z">
        <w:r>
          <w:rPr>
            <w:sz w:val="22"/>
            <w:szCs w:val="22"/>
          </w:rPr>
          <w:t xml:space="preserve">meu </w:t>
        </w:r>
      </w:ins>
      <w:ins w:id="1878" w:author="Lucas Abdalla Menezes" w:date="2020-03-08T17:47:00Z">
        <w:r>
          <w:rPr>
            <w:sz w:val="22"/>
            <w:szCs w:val="22"/>
          </w:rPr>
          <w:t>contexto de graduando, a usabilidade de ferramentas computa</w:t>
        </w:r>
      </w:ins>
      <w:ins w:id="1879" w:author="Lucas Abdalla Menezes" w:date="2020-03-08T17:48:00Z">
        <w:r>
          <w:rPr>
            <w:sz w:val="22"/>
            <w:szCs w:val="22"/>
          </w:rPr>
          <w:t>cionais para solução de problemas de Engenharia Elétrica</w:t>
        </w:r>
      </w:ins>
      <w:ins w:id="1880" w:author="Lucas Abdalla Menezes" w:date="2020-03-08T17:49:00Z">
        <w:r>
          <w:rPr>
            <w:sz w:val="22"/>
            <w:szCs w:val="22"/>
          </w:rPr>
          <w:t xml:space="preserve">. </w:t>
        </w:r>
      </w:ins>
      <w:ins w:id="1881" w:author="Lucas Abdalla Menezes" w:date="2020-03-08T17:50:00Z">
        <w:r>
          <w:rPr>
            <w:sz w:val="22"/>
            <w:szCs w:val="22"/>
          </w:rPr>
          <w:t xml:space="preserve">Foi </w:t>
        </w:r>
      </w:ins>
      <w:ins w:id="1882" w:author="Lucas Abdalla Menezes" w:date="2020-03-08T17:49:00Z">
        <w:r>
          <w:rPr>
            <w:sz w:val="22"/>
            <w:szCs w:val="22"/>
          </w:rPr>
          <w:t xml:space="preserve">possível </w:t>
        </w:r>
      </w:ins>
      <w:ins w:id="1883" w:author="Lucas Abdalla Menezes" w:date="2020-03-08T17:52:00Z">
        <w:r w:rsidR="00B1535E">
          <w:rPr>
            <w:sz w:val="22"/>
            <w:szCs w:val="22"/>
          </w:rPr>
          <w:t xml:space="preserve">também </w:t>
        </w:r>
      </w:ins>
      <w:ins w:id="1884" w:author="Lucas Abdalla Menezes" w:date="2020-03-08T17:49:00Z">
        <w:r>
          <w:rPr>
            <w:sz w:val="22"/>
            <w:szCs w:val="22"/>
          </w:rPr>
          <w:t xml:space="preserve">entender melhor conceitos de medição, </w:t>
        </w:r>
      </w:ins>
      <w:ins w:id="1885" w:author="Lucas Abdalla Menezes" w:date="2020-03-08T17:53:00Z">
        <w:r w:rsidR="002F7297">
          <w:rPr>
            <w:sz w:val="22"/>
            <w:szCs w:val="22"/>
          </w:rPr>
          <w:t>funcionamento de circuitos integrados</w:t>
        </w:r>
      </w:ins>
      <w:ins w:id="1886" w:author="Lucas Abdalla Menezes" w:date="2020-03-08T17:49:00Z">
        <w:r w:rsidR="002F7297">
          <w:rPr>
            <w:sz w:val="22"/>
            <w:szCs w:val="22"/>
          </w:rPr>
          <w:t>, e</w:t>
        </w:r>
        <w:r>
          <w:rPr>
            <w:sz w:val="22"/>
            <w:szCs w:val="22"/>
          </w:rPr>
          <w:t xml:space="preserve"> a partir da etapa atual do projeto, o uso de modelos computacionais</w:t>
        </w:r>
      </w:ins>
      <w:ins w:id="1887" w:author="Lucas Abdalla Menezes" w:date="2020-03-08T17:54:00Z">
        <w:r w:rsidR="002F7297">
          <w:rPr>
            <w:sz w:val="22"/>
            <w:szCs w:val="22"/>
          </w:rPr>
          <w:t xml:space="preserve"> focados em classificação</w:t>
        </w:r>
      </w:ins>
      <w:ins w:id="1888" w:author="Lucas Abdalla Menezes" w:date="2020-03-08T17:50:00Z">
        <w:r>
          <w:rPr>
            <w:sz w:val="22"/>
            <w:szCs w:val="22"/>
          </w:rPr>
          <w:t>. Além disso, o projeto está sendo importante para mostrar o funcionamento de metodologias cient</w:t>
        </w:r>
      </w:ins>
      <w:ins w:id="1889" w:author="Lucas Abdalla Menezes" w:date="2020-03-08T17:51:00Z">
        <w:r>
          <w:rPr>
            <w:sz w:val="22"/>
            <w:szCs w:val="22"/>
          </w:rPr>
          <w:t>íficas e como</w:t>
        </w:r>
        <w:r w:rsidR="00B1535E">
          <w:rPr>
            <w:sz w:val="22"/>
            <w:szCs w:val="22"/>
          </w:rPr>
          <w:t xml:space="preserve"> </w:t>
        </w:r>
      </w:ins>
      <w:ins w:id="1890" w:author="Lucas Abdalla Menezes" w:date="2020-03-08T17:55:00Z">
        <w:r w:rsidR="002F7297">
          <w:rPr>
            <w:sz w:val="22"/>
            <w:szCs w:val="22"/>
          </w:rPr>
          <w:t>deve ser feito</w:t>
        </w:r>
      </w:ins>
      <w:ins w:id="1891" w:author="Lucas Abdalla Menezes" w:date="2020-03-08T17:51:00Z">
        <w:r w:rsidR="00B1535E">
          <w:rPr>
            <w:sz w:val="22"/>
            <w:szCs w:val="22"/>
          </w:rPr>
          <w:t xml:space="preserve"> o planejamento para</w:t>
        </w:r>
      </w:ins>
      <w:ins w:id="1892" w:author="Lucas Abdalla Menezes" w:date="2020-03-08T17:52:00Z">
        <w:r w:rsidR="00B1535E">
          <w:rPr>
            <w:sz w:val="22"/>
            <w:szCs w:val="22"/>
          </w:rPr>
          <w:t xml:space="preserve"> a</w:t>
        </w:r>
      </w:ins>
      <w:ins w:id="1893" w:author="Lucas Abdalla Menezes" w:date="2020-03-08T17:51:00Z">
        <w:r w:rsidR="00B1535E">
          <w:rPr>
            <w:sz w:val="22"/>
            <w:szCs w:val="22"/>
          </w:rPr>
          <w:t xml:space="preserve"> realização da pesquisa.</w:t>
        </w:r>
      </w:ins>
      <w:ins w:id="1894" w:author="Lucas Abdalla Menezes" w:date="2020-03-08T17:56:00Z">
        <w:r w:rsidR="002F7297">
          <w:rPr>
            <w:sz w:val="22"/>
            <w:szCs w:val="22"/>
          </w:rPr>
          <w:t xml:space="preserve"> Por fim, p</w:t>
        </w:r>
      </w:ins>
      <w:ins w:id="1895" w:author="Lucas Abdalla Menezes" w:date="2020-03-08T17:55:00Z">
        <w:r w:rsidR="002F7297">
          <w:rPr>
            <w:sz w:val="22"/>
            <w:szCs w:val="22"/>
          </w:rPr>
          <w:t>ude ter contato com alguns temas que são vistos muito rápido durante o curso de gradua</w:t>
        </w:r>
      </w:ins>
      <w:ins w:id="1896" w:author="Lucas Abdalla Menezes" w:date="2020-03-08T17:56:00Z">
        <w:r w:rsidR="002F7297">
          <w:rPr>
            <w:sz w:val="22"/>
            <w:szCs w:val="22"/>
          </w:rPr>
          <w:t>ção</w:t>
        </w:r>
      </w:ins>
      <w:ins w:id="1897" w:author="Lucas Abdalla Menezes" w:date="2020-03-08T17:57:00Z">
        <w:r w:rsidR="002F7297">
          <w:rPr>
            <w:sz w:val="22"/>
            <w:szCs w:val="22"/>
          </w:rPr>
          <w:t xml:space="preserve"> em Engenharia Elétrica</w:t>
        </w:r>
      </w:ins>
      <w:ins w:id="1898" w:author="Lucas Abdalla Menezes" w:date="2020-03-08T17:56:00Z">
        <w:r w:rsidR="002F7297">
          <w:rPr>
            <w:sz w:val="22"/>
            <w:szCs w:val="22"/>
          </w:rPr>
          <w:t>, e aplicar alguns dos conceitos que já foram aprendidos</w:t>
        </w:r>
      </w:ins>
      <w:ins w:id="1899" w:author="Lucas Abdalla Menezes" w:date="2020-03-08T17:57:00Z">
        <w:r w:rsidR="002F7297">
          <w:rPr>
            <w:sz w:val="22"/>
            <w:szCs w:val="22"/>
          </w:rPr>
          <w:t xml:space="preserve"> nas cadeiras cursadas</w:t>
        </w:r>
      </w:ins>
      <w:ins w:id="1900" w:author="Lucas Abdalla Menezes" w:date="2020-03-08T17:56:00Z">
        <w:r w:rsidR="002F7297">
          <w:rPr>
            <w:sz w:val="22"/>
            <w:szCs w:val="22"/>
          </w:rPr>
          <w:t xml:space="preserve">. </w:t>
        </w:r>
      </w:ins>
      <w:ins w:id="1901" w:author="Lucas Abdalla Menezes" w:date="2020-03-08T17:55:00Z">
        <w:r w:rsidR="002F7297">
          <w:rPr>
            <w:sz w:val="22"/>
            <w:szCs w:val="22"/>
          </w:rPr>
          <w:t xml:space="preserve"> </w:t>
        </w:r>
      </w:ins>
    </w:p>
    <w:p w:rsidR="00B959BC" w:rsidDel="005408BD" w:rsidRDefault="00822802">
      <w:pPr>
        <w:spacing w:line="360" w:lineRule="auto"/>
        <w:rPr>
          <w:del w:id="1902" w:author="Lucas Abdalla Menezes" w:date="2020-03-08T17:27:00Z"/>
          <w:sz w:val="22"/>
          <w:szCs w:val="22"/>
        </w:rPr>
      </w:pPr>
      <w:del w:id="1903" w:author="Lucas Abdalla Menezes" w:date="2020-03-08T17:27:00Z">
        <w:r w:rsidDel="005408BD">
          <w:rPr>
            <w:sz w:val="22"/>
            <w:szCs w:val="22"/>
            <w:highlight w:val="yellow"/>
          </w:rPr>
          <w:delText>FAÇA UMA DISSERTAÇÃO AUTO-REFLEXIVA SOBRE O QUE APRENDEU E O QUE EXPERIENCIOU SOBRE O TEMA E SOBRE O PROCESSO DE PESQUISA.</w:delText>
        </w:r>
      </w:del>
    </w:p>
    <w:p w:rsidR="00B959BC" w:rsidRDefault="00B959BC" w:rsidP="005408BD">
      <w:pPr>
        <w:spacing w:line="360" w:lineRule="auto"/>
        <w:pPrChange w:id="1904" w:author="Lucas Abdalla Menezes" w:date="2020-03-08T17:27:00Z">
          <w:pPr>
            <w:tabs>
              <w:tab w:val="left" w:pos="4389"/>
            </w:tabs>
          </w:pPr>
        </w:pPrChange>
      </w:pPr>
    </w:p>
    <w:sectPr w:rsidR="00B959BC">
      <w:headerReference w:type="default" r:id="rId30"/>
      <w:footerReference w:type="default" r:id="rId31"/>
      <w:pgSz w:w="11906" w:h="16838"/>
      <w:pgMar w:top="1134" w:right="851" w:bottom="1134" w:left="1134" w:header="709" w:footer="709"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82B" w:rsidRDefault="0094482B">
      <w:r>
        <w:separator/>
      </w:r>
    </w:p>
  </w:endnote>
  <w:endnote w:type="continuationSeparator" w:id="0">
    <w:p w:rsidR="0094482B" w:rsidRDefault="00944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640B" w:rsidRDefault="0025640B">
    <w:pPr>
      <w:pStyle w:val="Rodap"/>
      <w:pBdr>
        <w:top w:val="single" w:sz="4" w:space="1" w:color="00000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82B" w:rsidRDefault="0094482B">
      <w:r>
        <w:separator/>
      </w:r>
    </w:p>
  </w:footnote>
  <w:footnote w:type="continuationSeparator" w:id="0">
    <w:p w:rsidR="0094482B" w:rsidRDefault="009448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640B" w:rsidRDefault="0025640B">
    <w:pPr>
      <w:pStyle w:val="Cabealho"/>
      <w:tabs>
        <w:tab w:val="left" w:pos="2580"/>
        <w:tab w:val="left" w:pos="2985"/>
      </w:tabs>
      <w:spacing w:after="120" w:line="276" w:lineRule="auto"/>
      <w:rPr>
        <w:color w:val="808080"/>
        <w:lang w:val="en-US"/>
      </w:rPr>
    </w:pPr>
    <w:r>
      <w:rPr>
        <w:b/>
        <w:bCs/>
        <w:sz w:val="28"/>
        <w:szCs w:val="28"/>
        <w:lang w:val="en-US"/>
      </w:rPr>
      <w:t xml:space="preserve"> </w:t>
    </w:r>
    <w:r>
      <w:rPr>
        <w:noProof/>
        <w:lang w:eastAsia="pt-BR"/>
      </w:rPr>
      <w:drawing>
        <wp:inline distT="0" distB="0" distL="0" distR="0">
          <wp:extent cx="428625" cy="276225"/>
          <wp:effectExtent l="0" t="0" r="0"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
                  <pic:cNvPicPr>
                    <a:picLocks noChangeAspect="1" noChangeArrowheads="1"/>
                  </pic:cNvPicPr>
                </pic:nvPicPr>
                <pic:blipFill>
                  <a:blip r:embed="rId1"/>
                  <a:srcRect l="-109" t="-194" r="-109" b="-194"/>
                  <a:stretch>
                    <a:fillRect/>
                  </a:stretch>
                </pic:blipFill>
                <pic:spPr bwMode="auto">
                  <a:xfrm>
                    <a:off x="0" y="0"/>
                    <a:ext cx="428625" cy="276225"/>
                  </a:xfrm>
                  <a:prstGeom prst="rect">
                    <a:avLst/>
                  </a:prstGeom>
                </pic:spPr>
              </pic:pic>
            </a:graphicData>
          </a:graphic>
        </wp:inline>
      </w:drawing>
    </w:r>
    <w:r>
      <w:t xml:space="preserve">     </w:t>
    </w:r>
    <w:r>
      <w:rPr>
        <w:rFonts w:ascii="Calibri" w:hAnsi="Calibri" w:cs="Calibri"/>
        <w:b/>
        <w:sz w:val="28"/>
        <w:szCs w:val="28"/>
      </w:rPr>
      <w:t xml:space="preserve">Universidade Federal Fluminense                          </w:t>
    </w:r>
    <w:r>
      <w:rPr>
        <w:noProof/>
        <w:lang w:eastAsia="pt-BR"/>
      </w:rPr>
      <w:drawing>
        <wp:inline distT="0" distB="0" distL="0" distR="0">
          <wp:extent cx="1809750" cy="447675"/>
          <wp:effectExtent l="0" t="0" r="0" b="0"/>
          <wp:docPr id="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2"/>
                  <pic:cNvPicPr>
                    <a:picLocks noChangeAspect="1" noChangeArrowheads="1"/>
                  </pic:cNvPicPr>
                </pic:nvPicPr>
                <pic:blipFill>
                  <a:blip r:embed="rId2"/>
                  <a:srcRect l="-64" t="-267" r="-64" b="-267"/>
                  <a:stretch>
                    <a:fillRect/>
                  </a:stretch>
                </pic:blipFill>
                <pic:spPr bwMode="auto">
                  <a:xfrm>
                    <a:off x="0" y="0"/>
                    <a:ext cx="1809750" cy="447675"/>
                  </a:xfrm>
                  <a:prstGeom prst="rect">
                    <a:avLst/>
                  </a:prstGeom>
                </pic:spPr>
              </pic:pic>
            </a:graphicData>
          </a:graphic>
        </wp:inline>
      </w:drawing>
    </w:r>
  </w:p>
  <w:p w:rsidR="0025640B" w:rsidRDefault="0025640B">
    <w:pPr>
      <w:pStyle w:val="Cabealho"/>
      <w:pBdr>
        <w:bottom w:val="single" w:sz="4" w:space="0" w:color="A5A5A5"/>
      </w:pBdr>
      <w:tabs>
        <w:tab w:val="left" w:pos="2580"/>
        <w:tab w:val="left" w:pos="2985"/>
      </w:tabs>
      <w:spacing w:after="120" w:line="276" w:lineRule="auto"/>
      <w:rPr>
        <w:color w:val="808080"/>
        <w:lang w:val="en-US"/>
      </w:rPr>
    </w:pPr>
  </w:p>
  <w:p w:rsidR="0025640B" w:rsidRDefault="0025640B">
    <w:pPr>
      <w:pStyle w:val="Cabealho"/>
      <w:rPr>
        <w:color w:val="808080"/>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A9167D"/>
    <w:multiLevelType w:val="hybridMultilevel"/>
    <w:tmpl w:val="78921BBE"/>
    <w:lvl w:ilvl="0" w:tplc="52B8F0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3A657CA9"/>
    <w:multiLevelType w:val="hybridMultilevel"/>
    <w:tmpl w:val="AC70BC76"/>
    <w:lvl w:ilvl="0" w:tplc="336AF7EC">
      <w:start w:val="1"/>
      <w:numFmt w:val="decimal"/>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12C03DE"/>
    <w:multiLevelType w:val="multilevel"/>
    <w:tmpl w:val="1FB6F8B0"/>
    <w:lvl w:ilvl="0">
      <w:start w:val="1"/>
      <w:numFmt w:val="decimal"/>
      <w:pStyle w:val="Ttulo1"/>
      <w:suff w:val="nothing"/>
      <w:lvlText w:val="%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pStyle w:val="Ttulo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cas Abdalla Menezes">
    <w15:presenceInfo w15:providerId="None" w15:userId="Lucas Abdalla Menez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activeWritingStyle w:appName="MSWord" w:lang="pt-BR" w:vendorID="64" w:dllVersion="131078" w:nlCheck="1" w:checkStyle="0"/>
  <w:activeWritingStyle w:appName="MSWord" w:lang="en-US" w:vendorID="64" w:dllVersion="131078" w:nlCheck="1" w:checkStyle="1"/>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9BC"/>
    <w:rsid w:val="000941A1"/>
    <w:rsid w:val="000A5949"/>
    <w:rsid w:val="000C312D"/>
    <w:rsid w:val="000F75D4"/>
    <w:rsid w:val="00185620"/>
    <w:rsid w:val="001C5B57"/>
    <w:rsid w:val="00221407"/>
    <w:rsid w:val="00233878"/>
    <w:rsid w:val="00241E93"/>
    <w:rsid w:val="0024500A"/>
    <w:rsid w:val="0025640B"/>
    <w:rsid w:val="002B1CBA"/>
    <w:rsid w:val="002D29FB"/>
    <w:rsid w:val="002F7297"/>
    <w:rsid w:val="003020F4"/>
    <w:rsid w:val="00316744"/>
    <w:rsid w:val="00343C28"/>
    <w:rsid w:val="003756A2"/>
    <w:rsid w:val="003A3EC9"/>
    <w:rsid w:val="003B365F"/>
    <w:rsid w:val="003E3798"/>
    <w:rsid w:val="00401E3F"/>
    <w:rsid w:val="00427A7A"/>
    <w:rsid w:val="00460337"/>
    <w:rsid w:val="00474CCD"/>
    <w:rsid w:val="005408BD"/>
    <w:rsid w:val="00554771"/>
    <w:rsid w:val="00590D44"/>
    <w:rsid w:val="005C7029"/>
    <w:rsid w:val="005D63FC"/>
    <w:rsid w:val="005F5922"/>
    <w:rsid w:val="00606872"/>
    <w:rsid w:val="00632425"/>
    <w:rsid w:val="006B361E"/>
    <w:rsid w:val="0070725A"/>
    <w:rsid w:val="0077022C"/>
    <w:rsid w:val="00792D4F"/>
    <w:rsid w:val="007A4362"/>
    <w:rsid w:val="007A5D9B"/>
    <w:rsid w:val="007E15D8"/>
    <w:rsid w:val="00822802"/>
    <w:rsid w:val="00832597"/>
    <w:rsid w:val="0083555F"/>
    <w:rsid w:val="00855844"/>
    <w:rsid w:val="00867552"/>
    <w:rsid w:val="008701DB"/>
    <w:rsid w:val="00886EF8"/>
    <w:rsid w:val="00895056"/>
    <w:rsid w:val="008B1D3B"/>
    <w:rsid w:val="008D6EB2"/>
    <w:rsid w:val="008E6F0C"/>
    <w:rsid w:val="0094105B"/>
    <w:rsid w:val="0094482B"/>
    <w:rsid w:val="0098574B"/>
    <w:rsid w:val="009A7ABD"/>
    <w:rsid w:val="009D359C"/>
    <w:rsid w:val="009E4841"/>
    <w:rsid w:val="00A2336F"/>
    <w:rsid w:val="00A77C63"/>
    <w:rsid w:val="00AD3264"/>
    <w:rsid w:val="00AF7F1C"/>
    <w:rsid w:val="00B1535E"/>
    <w:rsid w:val="00B345E8"/>
    <w:rsid w:val="00B72744"/>
    <w:rsid w:val="00B959BC"/>
    <w:rsid w:val="00B9701B"/>
    <w:rsid w:val="00BB69FC"/>
    <w:rsid w:val="00BC347A"/>
    <w:rsid w:val="00C75769"/>
    <w:rsid w:val="00CA0590"/>
    <w:rsid w:val="00CC7392"/>
    <w:rsid w:val="00DA451C"/>
    <w:rsid w:val="00DA71B0"/>
    <w:rsid w:val="00DB4DD4"/>
    <w:rsid w:val="00DE0A21"/>
    <w:rsid w:val="00DF4738"/>
    <w:rsid w:val="00DF6787"/>
    <w:rsid w:val="00E61D6B"/>
    <w:rsid w:val="00EB41D8"/>
    <w:rsid w:val="00ED179E"/>
    <w:rsid w:val="00ED1A14"/>
    <w:rsid w:val="00F13B5D"/>
    <w:rsid w:val="00F41BF3"/>
    <w:rsid w:val="00F6475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7903AB-BD4A-4E0B-903F-63220E5D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eastAsia="zh-CN"/>
    </w:rPr>
  </w:style>
  <w:style w:type="paragraph" w:styleId="Ttulo1">
    <w:name w:val="heading 1"/>
    <w:basedOn w:val="Normal"/>
    <w:next w:val="Normal"/>
    <w:qFormat/>
    <w:pPr>
      <w:keepNext/>
      <w:numPr>
        <w:numId w:val="1"/>
      </w:numPr>
      <w:outlineLvl w:val="0"/>
    </w:pPr>
    <w:rPr>
      <w:rFonts w:ascii="Arial" w:hAnsi="Arial" w:cs="Arial"/>
      <w:sz w:val="24"/>
      <w:szCs w:val="24"/>
    </w:rPr>
  </w:style>
  <w:style w:type="paragraph" w:styleId="Ttulo2">
    <w:name w:val="heading 2"/>
    <w:basedOn w:val="NormalANGELA"/>
    <w:next w:val="NormalANGELA"/>
    <w:qFormat/>
    <w:pPr>
      <w:keepNext/>
      <w:numPr>
        <w:ilvl w:val="1"/>
        <w:numId w:val="1"/>
      </w:numPr>
      <w:jc w:val="both"/>
      <w:outlineLvl w:val="1"/>
    </w:pPr>
    <w:rPr>
      <w:i/>
      <w:iCs/>
      <w:sz w:val="24"/>
      <w:szCs w:val="24"/>
    </w:rPr>
  </w:style>
  <w:style w:type="paragraph" w:styleId="Ttulo3">
    <w:name w:val="heading 3"/>
    <w:basedOn w:val="NormalANGELA"/>
    <w:next w:val="NormalANGELA"/>
    <w:qFormat/>
    <w:pPr>
      <w:keepNext/>
      <w:numPr>
        <w:ilvl w:val="2"/>
        <w:numId w:val="1"/>
      </w:numPr>
      <w:pBdr>
        <w:top w:val="single" w:sz="12" w:space="1" w:color="000000"/>
        <w:left w:val="single" w:sz="12" w:space="1" w:color="000000"/>
        <w:bottom w:val="single" w:sz="12" w:space="1" w:color="000000"/>
        <w:right w:val="single" w:sz="12" w:space="1" w:color="000000"/>
      </w:pBdr>
      <w:shd w:val="clear" w:color="auto" w:fill="E5E5E5"/>
      <w:jc w:val="center"/>
      <w:outlineLvl w:val="2"/>
    </w:pPr>
    <w:rPr>
      <w:b/>
      <w:bCs/>
      <w:i/>
      <w:iCs/>
      <w:sz w:val="22"/>
      <w:szCs w:val="22"/>
    </w:rPr>
  </w:style>
  <w:style w:type="paragraph" w:styleId="Ttulo5">
    <w:name w:val="heading 5"/>
    <w:basedOn w:val="Normal"/>
    <w:next w:val="Normal"/>
    <w:qFormat/>
    <w:pPr>
      <w:keepNext/>
      <w:numPr>
        <w:ilvl w:val="4"/>
        <w:numId w:val="1"/>
      </w:numPr>
      <w:spacing w:line="360" w:lineRule="auto"/>
      <w:outlineLvl w:val="4"/>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cs="Times New Roman"/>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Fontepargpadro1">
    <w:name w:val="Fonte parág. padrão1"/>
    <w:qFormat/>
  </w:style>
  <w:style w:type="character" w:customStyle="1" w:styleId="Ttulo1Char">
    <w:name w:val="Título 1 Char"/>
    <w:qFormat/>
    <w:rPr>
      <w:rFonts w:ascii="Cambria" w:hAnsi="Cambria" w:cs="Times New Roman"/>
      <w:b/>
      <w:bCs/>
      <w:kern w:val="2"/>
      <w:sz w:val="32"/>
      <w:szCs w:val="32"/>
    </w:rPr>
  </w:style>
  <w:style w:type="character" w:customStyle="1" w:styleId="Ttulo2Char">
    <w:name w:val="Título 2 Char"/>
    <w:qFormat/>
    <w:rPr>
      <w:rFonts w:ascii="Cambria" w:hAnsi="Cambria" w:cs="Times New Roman"/>
      <w:b/>
      <w:bCs/>
      <w:i/>
      <w:iCs/>
      <w:sz w:val="28"/>
      <w:szCs w:val="28"/>
    </w:rPr>
  </w:style>
  <w:style w:type="character" w:customStyle="1" w:styleId="Ttulo3Char">
    <w:name w:val="Título 3 Char"/>
    <w:qFormat/>
    <w:rPr>
      <w:rFonts w:ascii="Cambria" w:hAnsi="Cambria" w:cs="Times New Roman"/>
      <w:b/>
      <w:bCs/>
      <w:sz w:val="26"/>
      <w:szCs w:val="26"/>
    </w:rPr>
  </w:style>
  <w:style w:type="character" w:customStyle="1" w:styleId="Ttulo5Char">
    <w:name w:val="Título 5 Char"/>
    <w:qFormat/>
    <w:rPr>
      <w:rFonts w:cs="Times New Roman"/>
      <w:b/>
      <w:bCs/>
      <w:i/>
      <w:iCs/>
      <w:sz w:val="26"/>
      <w:szCs w:val="26"/>
    </w:rPr>
  </w:style>
  <w:style w:type="character" w:customStyle="1" w:styleId="CorpodetextoChar">
    <w:name w:val="Corpo de texto Char"/>
    <w:qFormat/>
    <w:rPr>
      <w:rFonts w:ascii="Times New Roman" w:hAnsi="Times New Roman" w:cs="Times New Roman"/>
      <w:sz w:val="20"/>
      <w:szCs w:val="20"/>
    </w:rPr>
  </w:style>
  <w:style w:type="character" w:customStyle="1" w:styleId="CabealhoChar">
    <w:name w:val="Cabeçalho Char"/>
    <w:qFormat/>
    <w:rPr>
      <w:rFonts w:ascii="Times New Roman" w:hAnsi="Times New Roman" w:cs="Times New Roman"/>
      <w:sz w:val="20"/>
      <w:szCs w:val="20"/>
    </w:rPr>
  </w:style>
  <w:style w:type="character" w:customStyle="1" w:styleId="RodapChar">
    <w:name w:val="Rodapé Char"/>
    <w:qFormat/>
    <w:rPr>
      <w:rFonts w:ascii="Times New Roman" w:hAnsi="Times New Roman" w:cs="Times New Roman"/>
      <w:sz w:val="20"/>
      <w:szCs w:val="20"/>
    </w:rPr>
  </w:style>
  <w:style w:type="character" w:customStyle="1" w:styleId="TextodebaloChar">
    <w:name w:val="Texto de balão Char"/>
    <w:qFormat/>
    <w:rPr>
      <w:rFonts w:ascii="Tahoma" w:hAnsi="Tahoma" w:cs="Tahoma"/>
      <w:sz w:val="16"/>
      <w:szCs w:val="16"/>
    </w:rPr>
  </w:style>
  <w:style w:type="character" w:customStyle="1" w:styleId="LinkdaInternet">
    <w:name w:val="Link da Internet"/>
    <w:rPr>
      <w:rFonts w:cs="Times New Roman"/>
      <w:color w:val="0000FF"/>
      <w:u w:val="single"/>
    </w:rPr>
  </w:style>
  <w:style w:type="character" w:customStyle="1" w:styleId="Smbolosdenumerao">
    <w:name w:val="Símbolos de numeração"/>
    <w:qFormat/>
  </w:style>
  <w:style w:type="character" w:styleId="Refdecomentrio">
    <w:name w:val="annotation reference"/>
    <w:uiPriority w:val="99"/>
    <w:semiHidden/>
    <w:unhideWhenUsed/>
    <w:qFormat/>
    <w:rsid w:val="00917563"/>
    <w:rPr>
      <w:sz w:val="16"/>
      <w:szCs w:val="16"/>
    </w:rPr>
  </w:style>
  <w:style w:type="character" w:customStyle="1" w:styleId="TextodecomentrioChar">
    <w:name w:val="Texto de comentário Char"/>
    <w:link w:val="Textodecomentrio"/>
    <w:uiPriority w:val="99"/>
    <w:semiHidden/>
    <w:qFormat/>
    <w:rsid w:val="00917563"/>
    <w:rPr>
      <w:lang w:eastAsia="zh-CN"/>
    </w:rPr>
  </w:style>
  <w:style w:type="character" w:customStyle="1" w:styleId="AssuntodocomentrioChar">
    <w:name w:val="Assunto do comentário Char"/>
    <w:link w:val="Assuntodocomentrio"/>
    <w:uiPriority w:val="99"/>
    <w:semiHidden/>
    <w:qFormat/>
    <w:rsid w:val="00917563"/>
    <w:rPr>
      <w:b/>
      <w:bCs/>
      <w:lang w:eastAsia="zh-CN"/>
    </w:rPr>
  </w:style>
  <w:style w:type="character" w:customStyle="1" w:styleId="Linkdainternetvisitado">
    <w:name w:val="Link da internet visitado"/>
    <w:rPr>
      <w:color w:val="800000"/>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pPr>
      <w:spacing w:line="480" w:lineRule="auto"/>
    </w:pPr>
    <w:rPr>
      <w:rFonts w:ascii="Arial" w:hAnsi="Arial" w:cs="Arial"/>
      <w:sz w:val="24"/>
      <w:szCs w:val="24"/>
    </w:rPr>
  </w:style>
  <w:style w:type="paragraph" w:styleId="Lista">
    <w:name w:val="List"/>
    <w:basedOn w:val="Corpodetexto"/>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Ttulo10">
    <w:name w:val="Título1"/>
    <w:basedOn w:val="Normal"/>
    <w:next w:val="Corpodetexto"/>
    <w:qFormat/>
    <w:pPr>
      <w:keepNext/>
      <w:spacing w:before="240" w:after="120"/>
    </w:pPr>
    <w:rPr>
      <w:rFonts w:ascii="Liberation Sans" w:eastAsia="Microsoft YaHei" w:hAnsi="Liberation Sans" w:cs="Arial"/>
      <w:sz w:val="28"/>
      <w:szCs w:val="28"/>
    </w:rPr>
  </w:style>
  <w:style w:type="paragraph" w:customStyle="1" w:styleId="NormalANGELA">
    <w:name w:val="Normal.ANGELA"/>
    <w:qFormat/>
    <w:pPr>
      <w:suppressAutoHyphens/>
    </w:pPr>
    <w:rPr>
      <w:lang w:eastAsia="zh-CN"/>
    </w:rPr>
  </w:style>
  <w:style w:type="paragraph" w:customStyle="1" w:styleId="CabealhoeRodap">
    <w:name w:val="Cabeçalho e Rodapé"/>
    <w:basedOn w:val="Normal"/>
    <w:qFormat/>
    <w:pPr>
      <w:suppressLineNumbers/>
      <w:tabs>
        <w:tab w:val="center" w:pos="4819"/>
        <w:tab w:val="right" w:pos="9638"/>
      </w:tabs>
    </w:pPr>
  </w:style>
  <w:style w:type="paragraph" w:styleId="Cabealho">
    <w:name w:val="header"/>
    <w:basedOn w:val="Normal"/>
  </w:style>
  <w:style w:type="paragraph" w:styleId="Rodap">
    <w:name w:val="footer"/>
    <w:basedOn w:val="Normal"/>
  </w:style>
  <w:style w:type="paragraph" w:styleId="Textodebalo">
    <w:name w:val="Balloon Text"/>
    <w:basedOn w:val="Normal"/>
    <w:qFormat/>
    <w:rPr>
      <w:rFonts w:ascii="Tahoma" w:hAnsi="Tahoma" w:cs="Tahoma"/>
      <w:sz w:val="16"/>
      <w:szCs w:val="16"/>
    </w:rPr>
  </w:style>
  <w:style w:type="paragraph" w:customStyle="1" w:styleId="ListaColorida-nfase11">
    <w:name w:val="Lista Colorida - Ênfase 11"/>
    <w:basedOn w:val="Normal"/>
    <w:qFormat/>
    <w:pPr>
      <w:ind w:left="720"/>
      <w:contextualSpacing/>
    </w:pPr>
  </w:style>
  <w:style w:type="paragraph" w:customStyle="1" w:styleId="Contedodoquadro">
    <w:name w:val="Conteúdo do quadro"/>
    <w:basedOn w:val="Normal"/>
    <w:qFormat/>
  </w:style>
  <w:style w:type="paragraph" w:styleId="Textodecomentrio">
    <w:name w:val="annotation text"/>
    <w:basedOn w:val="Normal"/>
    <w:link w:val="TextodecomentrioChar"/>
    <w:uiPriority w:val="99"/>
    <w:semiHidden/>
    <w:unhideWhenUsed/>
    <w:qFormat/>
    <w:rsid w:val="00917563"/>
  </w:style>
  <w:style w:type="paragraph" w:styleId="Assuntodocomentrio">
    <w:name w:val="annotation subject"/>
    <w:basedOn w:val="Textodecomentrio"/>
    <w:next w:val="Textodecomentrio"/>
    <w:link w:val="AssuntodocomentrioChar"/>
    <w:uiPriority w:val="99"/>
    <w:semiHidden/>
    <w:unhideWhenUsed/>
    <w:qFormat/>
    <w:rsid w:val="00917563"/>
    <w:rPr>
      <w:b/>
      <w:bCs/>
    </w:rPr>
  </w:style>
  <w:style w:type="paragraph" w:styleId="Reviso">
    <w:name w:val="Revision"/>
    <w:uiPriority w:val="99"/>
    <w:semiHidden/>
    <w:qFormat/>
    <w:rsid w:val="00917563"/>
    <w:rPr>
      <w:lang w:eastAsia="zh-CN"/>
    </w:rPr>
  </w:style>
  <w:style w:type="paragraph" w:customStyle="1" w:styleId="Figura">
    <w:name w:val="Figura"/>
    <w:basedOn w:val="Legenda"/>
    <w:qFormat/>
  </w:style>
  <w:style w:type="paragraph" w:customStyle="1" w:styleId="Contedodatabela">
    <w:name w:val="Conteúdo da tabela"/>
    <w:basedOn w:val="Normal"/>
    <w:qFormat/>
    <w:pPr>
      <w:suppressLineNumbers/>
    </w:pPr>
  </w:style>
  <w:style w:type="character" w:styleId="Hyperlink">
    <w:name w:val="Hyperlink"/>
    <w:basedOn w:val="Fontepargpadro"/>
    <w:uiPriority w:val="99"/>
    <w:unhideWhenUsed/>
    <w:rsid w:val="00AF7F1C"/>
    <w:rPr>
      <w:color w:val="0563C1" w:themeColor="hyperlink"/>
      <w:u w:val="single"/>
    </w:rPr>
  </w:style>
  <w:style w:type="character" w:styleId="TextodoEspaoReservado">
    <w:name w:val="Placeholder Text"/>
    <w:basedOn w:val="Fontepargpadro"/>
    <w:uiPriority w:val="99"/>
    <w:semiHidden/>
    <w:rsid w:val="00AF7F1C"/>
    <w:rPr>
      <w:color w:val="808080"/>
    </w:rPr>
  </w:style>
  <w:style w:type="paragraph" w:styleId="PargrafodaLista">
    <w:name w:val="List Paragraph"/>
    <w:basedOn w:val="Normal"/>
    <w:uiPriority w:val="34"/>
    <w:qFormat/>
    <w:rsid w:val="00832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poweruc.pl/blogs/news/non-invasive-sensor-yhdc-sct013-000-ct-used-with-arduino-sct-01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P.DO.DISPOSITIIVO/i_rms" TargetMode="External"/><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eeexplore.ieee.org/Xplore/home.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farnell.com/datasheets/1682209.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espressif.com/en/products/hardware/esp32/overview"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5D3A1-C1BD-48FF-B1D0-4909E35B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17</Pages>
  <Words>3535</Words>
  <Characters>19094</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Universidade Federal Fluminense</dc:subject>
  <dc:creator>propp10</dc:creator>
  <cp:keywords/>
  <dc:description/>
  <cp:lastModifiedBy>Lucas Abdalla Menezes</cp:lastModifiedBy>
  <cp:revision>53</cp:revision>
  <cp:lastPrinted>1995-11-21T20:41:00Z</cp:lastPrinted>
  <dcterms:created xsi:type="dcterms:W3CDTF">2020-02-27T16:44:00Z</dcterms:created>
  <dcterms:modified xsi:type="dcterms:W3CDTF">2020-03-08T22:49:00Z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